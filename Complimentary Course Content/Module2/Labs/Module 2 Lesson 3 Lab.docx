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E7A4F" w14:textId="5D09032A" w:rsidR="00A30889" w:rsidRDefault="00AE0C1F" w:rsidP="001E6C39">
      <w:pPr>
        <w:pStyle w:val="Title"/>
      </w:pPr>
      <w:r>
        <w:rPr>
          <w:lang w:eastAsia="ko-KR"/>
        </w:rPr>
        <w:t>Web Development</w:t>
      </w:r>
      <w:r w:rsidR="00164914">
        <w:t xml:space="preserve">: </w:t>
      </w:r>
      <w:r w:rsidR="00E6680F">
        <w:t>Module 2, Lesson 3</w:t>
      </w:r>
      <w:r w:rsidR="00E03B94">
        <w:br/>
      </w:r>
      <w:r w:rsidR="00E6680F">
        <w:t>Deploy Node Script to Azure Hands-On Lab</w:t>
      </w:r>
    </w:p>
    <w:p w14:paraId="010711E7" w14:textId="77777777" w:rsidR="0068181D" w:rsidRDefault="0068181D" w:rsidP="0068181D">
      <w:pPr>
        <w:pStyle w:val="Heading2"/>
      </w:pPr>
      <w:r>
        <w:t>Overview</w:t>
      </w:r>
    </w:p>
    <w:p w14:paraId="5D2C197E" w14:textId="2A2B5BC7" w:rsidR="00E6680F" w:rsidRDefault="00E6680F" w:rsidP="001D13B3">
      <w:r w:rsidRPr="00E6680F">
        <w:t xml:space="preserve">Building on </w:t>
      </w:r>
      <w:hyperlink r:id="rId6" w:history="1">
        <w:r w:rsidRPr="00E6680F">
          <w:rPr>
            <w:rStyle w:val="Hyperlink"/>
          </w:rPr>
          <w:t>Module 2 Lesson 7</w:t>
        </w:r>
      </w:hyperlink>
      <w:r w:rsidRPr="00E6680F">
        <w:t>, it's time to make the application public. This application will be a huge success. For this reason, we need a scalable solution which start small and cheap but rev up as the traffic increases. Which leads to deploying to the cloud.</w:t>
      </w:r>
    </w:p>
    <w:p w14:paraId="368E38D0" w14:textId="77777777" w:rsidR="0068181D" w:rsidRDefault="0068181D" w:rsidP="0068181D">
      <w:pPr>
        <w:pStyle w:val="Heading2"/>
      </w:pPr>
      <w:r>
        <w:t>Objectives</w:t>
      </w:r>
    </w:p>
    <w:p w14:paraId="09265D5E" w14:textId="77777777" w:rsidR="0068181D" w:rsidRDefault="0068181D" w:rsidP="0068181D">
      <w:r>
        <w:t>In this hands-on lab you will learn</w:t>
      </w:r>
      <w:r w:rsidR="008E428E">
        <w:t xml:space="preserve"> how to</w:t>
      </w:r>
      <w:r>
        <w:t>:</w:t>
      </w:r>
    </w:p>
    <w:p w14:paraId="73F185E2" w14:textId="1679D367" w:rsidR="004C0B96" w:rsidRDefault="004C0B96" w:rsidP="000558C8">
      <w:pPr>
        <w:pStyle w:val="ListParagraph"/>
        <w:numPr>
          <w:ilvl w:val="0"/>
          <w:numId w:val="1"/>
        </w:numPr>
      </w:pPr>
      <w:r>
        <w:t>Log in to Azure Portal, and create and manage App Services there</w:t>
      </w:r>
    </w:p>
    <w:p w14:paraId="13AA24F8" w14:textId="77777777" w:rsidR="004C0B96" w:rsidRDefault="004C0B96" w:rsidP="004C0B96">
      <w:pPr>
        <w:pStyle w:val="ListParagraph"/>
        <w:numPr>
          <w:ilvl w:val="0"/>
          <w:numId w:val="1"/>
        </w:numPr>
      </w:pPr>
      <w:r>
        <w:t>Deploy a Hello World HTML page using OneDrive</w:t>
      </w:r>
    </w:p>
    <w:p w14:paraId="0158E6EF" w14:textId="77777777" w:rsidR="004C0B96" w:rsidRDefault="004C0B96" w:rsidP="004C0B96">
      <w:pPr>
        <w:pStyle w:val="ListParagraph"/>
        <w:numPr>
          <w:ilvl w:val="0"/>
          <w:numId w:val="1"/>
        </w:numPr>
      </w:pPr>
      <w:r>
        <w:t>Prepare your Node CLI script for deployment</w:t>
      </w:r>
    </w:p>
    <w:p w14:paraId="42479375" w14:textId="0F76A6EA" w:rsidR="00164914" w:rsidRDefault="004C0B96" w:rsidP="000558C8">
      <w:pPr>
        <w:pStyle w:val="ListParagraph"/>
        <w:numPr>
          <w:ilvl w:val="0"/>
          <w:numId w:val="1"/>
        </w:numPr>
      </w:pPr>
      <w:r>
        <w:t>Deploy your project to cloud using OneDrive</w:t>
      </w:r>
    </w:p>
    <w:p w14:paraId="4EF0BD34" w14:textId="77777777" w:rsidR="0068181D" w:rsidRDefault="0068181D" w:rsidP="0068181D">
      <w:pPr>
        <w:pStyle w:val="Heading2"/>
      </w:pPr>
      <w:r>
        <w:t>Prerequisites</w:t>
      </w:r>
    </w:p>
    <w:p w14:paraId="04975B98" w14:textId="77777777" w:rsidR="00164914" w:rsidRDefault="00164914" w:rsidP="00164914">
      <w:r>
        <w:t>The following are required to complete this hands-on lab:</w:t>
      </w:r>
    </w:p>
    <w:p w14:paraId="3DA198AE" w14:textId="5D1708B2" w:rsidR="00164914" w:rsidRDefault="00164914" w:rsidP="00164914">
      <w:pPr>
        <w:pStyle w:val="ListParagraph"/>
        <w:numPr>
          <w:ilvl w:val="0"/>
          <w:numId w:val="1"/>
        </w:numPr>
      </w:pPr>
      <w:r>
        <w:t xml:space="preserve">A </w:t>
      </w:r>
      <w:r w:rsidR="00ED5E29">
        <w:t xml:space="preserve">code </w:t>
      </w:r>
      <w:r w:rsidR="000B0533">
        <w:t>editor</w:t>
      </w:r>
    </w:p>
    <w:p w14:paraId="273CA4B5" w14:textId="611EACDC" w:rsidR="00164914" w:rsidRDefault="000B0533" w:rsidP="00164914">
      <w:pPr>
        <w:pStyle w:val="ListParagraph"/>
        <w:numPr>
          <w:ilvl w:val="0"/>
          <w:numId w:val="1"/>
        </w:numPr>
      </w:pPr>
      <w:r>
        <w:t>Windows PowerShell, Mac Terminal, or some other shell with node.js installed</w:t>
      </w:r>
    </w:p>
    <w:p w14:paraId="5658E6C6" w14:textId="5E19FAA2" w:rsidR="00DC3AE3" w:rsidRPr="00145EE7" w:rsidRDefault="000B0533" w:rsidP="00DC3AE3">
      <w:pPr>
        <w:pStyle w:val="ListParagraph"/>
        <w:numPr>
          <w:ilvl w:val="0"/>
          <w:numId w:val="1"/>
        </w:numPr>
        <w:rPr>
          <w:rStyle w:val="Hyperlink"/>
          <w:color w:val="000000" w:themeColor="text1"/>
          <w:u w:val="none"/>
        </w:rPr>
      </w:pPr>
      <w:r>
        <w:t xml:space="preserve">You should have completed </w:t>
      </w:r>
      <w:hyperlink r:id="rId7" w:history="1">
        <w:r w:rsidR="007A2C9B">
          <w:rPr>
            <w:rStyle w:val="Hyperlink"/>
          </w:rPr>
          <w:t>Module 2 Lesson 1, 2 and 3</w:t>
        </w:r>
      </w:hyperlink>
      <w:r w:rsidR="007A2C9B" w:rsidRPr="007A2C9B">
        <w:t xml:space="preserve"> </w:t>
      </w:r>
      <w:r w:rsidR="007A2C9B">
        <w:t xml:space="preserve">as well as the </w:t>
      </w:r>
      <w:hyperlink r:id="rId8" w:history="1">
        <w:r w:rsidR="007A2C9B">
          <w:rPr>
            <w:rStyle w:val="Hyperlink"/>
          </w:rPr>
          <w:t>corresponding labs</w:t>
        </w:r>
      </w:hyperlink>
    </w:p>
    <w:p w14:paraId="1ED846CB" w14:textId="1CF8AF6C" w:rsidR="00145EE7" w:rsidRDefault="00145EE7" w:rsidP="00DC3AE3">
      <w:pPr>
        <w:pStyle w:val="ListParagraph"/>
        <w:numPr>
          <w:ilvl w:val="0"/>
          <w:numId w:val="1"/>
        </w:numPr>
      </w:pPr>
      <w:r>
        <w:t>Azure account</w:t>
      </w:r>
      <w:r w:rsidR="009A1C5D">
        <w:t xml:space="preserve">. </w:t>
      </w:r>
      <w:hyperlink r:id="rId9" w:history="1">
        <w:r w:rsidR="009A1C5D" w:rsidRPr="009A1C5D">
          <w:rPr>
            <w:rStyle w:val="Hyperlink"/>
          </w:rPr>
          <w:t>See Module 1 Lesson 1</w:t>
        </w:r>
      </w:hyperlink>
      <w:r w:rsidR="009A1C5D">
        <w:t xml:space="preserve"> for information on getting an Azure account.</w:t>
      </w:r>
    </w:p>
    <w:p w14:paraId="5A5BA4E8" w14:textId="08D22CA7" w:rsidR="00145EE7" w:rsidRDefault="00145EE7" w:rsidP="00DC3AE3">
      <w:pPr>
        <w:pStyle w:val="ListParagraph"/>
        <w:numPr>
          <w:ilvl w:val="0"/>
          <w:numId w:val="1"/>
        </w:numPr>
      </w:pPr>
      <w:r>
        <w:t>OneDrive (or Dropbox) account</w:t>
      </w:r>
    </w:p>
    <w:p w14:paraId="542DD5F9" w14:textId="77777777" w:rsidR="0068181D" w:rsidRDefault="0068181D" w:rsidP="0068181D">
      <w:pPr>
        <w:pStyle w:val="Heading2"/>
      </w:pPr>
      <w:r>
        <w:t>Exercises</w:t>
      </w:r>
    </w:p>
    <w:p w14:paraId="7D7689B8" w14:textId="77777777" w:rsidR="0068181D" w:rsidRDefault="0068181D" w:rsidP="0068181D">
      <w:r>
        <w:t>This hands-on lab includes the following exercises:</w:t>
      </w:r>
    </w:p>
    <w:p w14:paraId="1859C3AD" w14:textId="34B44E6F" w:rsidR="00354297" w:rsidRDefault="0068181D" w:rsidP="000B0533">
      <w:pPr>
        <w:pStyle w:val="ListParagraph"/>
        <w:numPr>
          <w:ilvl w:val="0"/>
          <w:numId w:val="1"/>
        </w:numPr>
      </w:pPr>
      <w:r>
        <w:t xml:space="preserve">Exercise 1: </w:t>
      </w:r>
      <w:bookmarkStart w:id="0" w:name="OLE_LINK1"/>
      <w:bookmarkStart w:id="1" w:name="OLE_LINK2"/>
      <w:r w:rsidR="0057134B" w:rsidRPr="0057134B">
        <w:t>Deploying a Hello World HTML page to Microsoft Azure App S</w:t>
      </w:r>
      <w:r w:rsidR="003A3D9B">
        <w:t>ervice via OneDrive and W</w:t>
      </w:r>
      <w:r w:rsidR="0057134B" w:rsidRPr="0057134B">
        <w:t>eb Portal</w:t>
      </w:r>
    </w:p>
    <w:bookmarkEnd w:id="0"/>
    <w:bookmarkEnd w:id="1"/>
    <w:p w14:paraId="05F406D4" w14:textId="0FAC229D" w:rsidR="00354297" w:rsidRDefault="00354297" w:rsidP="00354297">
      <w:pPr>
        <w:pStyle w:val="ListParagraph"/>
        <w:numPr>
          <w:ilvl w:val="0"/>
          <w:numId w:val="1"/>
        </w:numPr>
      </w:pPr>
      <w:r>
        <w:t xml:space="preserve">Exercise 2: </w:t>
      </w:r>
      <w:r w:rsidR="0057134B" w:rsidRPr="0057134B">
        <w:t>Deploying a Node.js script to Microsoft Azure via web interface (Portal)</w:t>
      </w:r>
    </w:p>
    <w:p w14:paraId="30FFDAF5" w14:textId="57781931" w:rsidR="00354297" w:rsidRDefault="00354297" w:rsidP="00354297">
      <w:pPr>
        <w:pStyle w:val="Heading2"/>
      </w:pPr>
      <w:r>
        <w:t xml:space="preserve">Exercise 1: </w:t>
      </w:r>
      <w:r w:rsidR="0057134B" w:rsidRPr="0057134B">
        <w:t>Deploying a Hello World HTML page to Microsoft Azure App Service via OneDrive and web Portal</w:t>
      </w:r>
    </w:p>
    <w:p w14:paraId="627FAC10" w14:textId="498FAE4D" w:rsidR="00354297" w:rsidRDefault="0057134B" w:rsidP="00354297">
      <w:r w:rsidRPr="0057134B">
        <w:t xml:space="preserve">In this exercise, you will use </w:t>
      </w:r>
      <w:r w:rsidR="00004E4E">
        <w:t xml:space="preserve">the </w:t>
      </w:r>
      <w:r w:rsidRPr="0057134B">
        <w:t>Microsoft Azure portal to create</w:t>
      </w:r>
      <w:r w:rsidR="00004E4E">
        <w:t xml:space="preserve"> and configure </w:t>
      </w:r>
      <w:proofErr w:type="gramStart"/>
      <w:r w:rsidR="00004E4E">
        <w:t xml:space="preserve">an </w:t>
      </w:r>
      <w:r w:rsidRPr="0057134B">
        <w:t xml:space="preserve"> App</w:t>
      </w:r>
      <w:proofErr w:type="gramEnd"/>
      <w:r w:rsidRPr="0057134B">
        <w:t xml:space="preserve"> Service instance, and deploy the code via Microsoft OneDrive. In addition to, you will learn how to prepare your code for Azure and how to inspect, modify and monitor the app in the cloud using </w:t>
      </w:r>
      <w:r w:rsidR="00004E4E">
        <w:t xml:space="preserve">the </w:t>
      </w:r>
      <w:r w:rsidRPr="0057134B">
        <w:t>Azure portal and web tools</w:t>
      </w:r>
      <w:r w:rsidR="00004E4E">
        <w:t>.</w:t>
      </w:r>
    </w:p>
    <w:p w14:paraId="25D8D221" w14:textId="06CDF9C3" w:rsidR="004B5002" w:rsidRDefault="0057134B" w:rsidP="0057134B">
      <w:r w:rsidRPr="0057134B">
        <w:t>These are the high-level steps to complete this exercise:</w:t>
      </w:r>
    </w:p>
    <w:p w14:paraId="04C85BB3" w14:textId="608F1929" w:rsidR="00354297" w:rsidRPr="004B5002" w:rsidRDefault="00C14D29" w:rsidP="00354297">
      <w:pPr>
        <w:pStyle w:val="ListParagraph"/>
        <w:numPr>
          <w:ilvl w:val="0"/>
          <w:numId w:val="5"/>
        </w:numPr>
        <w:spacing w:before="220"/>
      </w:pPr>
      <w:r w:rsidRPr="00C14D29">
        <w:lastRenderedPageBreak/>
        <w:t>Open Azure portal and create App Service</w:t>
      </w:r>
    </w:p>
    <w:p w14:paraId="5DB1C049" w14:textId="2F95F403" w:rsidR="004B5002" w:rsidRPr="00C14D29" w:rsidRDefault="00C14D29" w:rsidP="004B5002">
      <w:pPr>
        <w:pStyle w:val="ListParagraph"/>
        <w:numPr>
          <w:ilvl w:val="0"/>
          <w:numId w:val="5"/>
        </w:numPr>
        <w:spacing w:before="220"/>
      </w:pPr>
      <w:r w:rsidRPr="00C14D29">
        <w:rPr>
          <w:rFonts w:cs="Segoe UI"/>
        </w:rPr>
        <w:t>Configure OneDrive as a Deployment option (must have OneDrive account)</w:t>
      </w:r>
    </w:p>
    <w:p w14:paraId="26BEE5FE" w14:textId="7A7C4FA5" w:rsidR="00C14D29" w:rsidRPr="00CA254F" w:rsidRDefault="00C14D29" w:rsidP="004B5002">
      <w:pPr>
        <w:pStyle w:val="ListParagraph"/>
        <w:numPr>
          <w:ilvl w:val="0"/>
          <w:numId w:val="5"/>
        </w:numPr>
        <w:spacing w:before="220"/>
      </w:pPr>
      <w:r w:rsidRPr="00C14D29">
        <w:rPr>
          <w:rFonts w:cs="Segoe UI"/>
        </w:rPr>
        <w:t>Copy files into your folder</w:t>
      </w:r>
      <w:r>
        <w:rPr>
          <w:rFonts w:cs="Segoe UI"/>
        </w:rPr>
        <w:t xml:space="preserve"> in </w:t>
      </w:r>
      <w:hyperlink r:id="rId10" w:history="1">
        <w:r w:rsidRPr="00C14D29">
          <w:rPr>
            <w:rStyle w:val="Hyperlink"/>
            <w:rFonts w:cs="Segoe UI"/>
          </w:rPr>
          <w:t>OneDrive</w:t>
        </w:r>
      </w:hyperlink>
      <w:r w:rsidRPr="00C14D29">
        <w:rPr>
          <w:rFonts w:cs="Segoe UI"/>
        </w:rPr>
        <w:t xml:space="preserve"> using location </w:t>
      </w:r>
      <w:r w:rsidRPr="00C14D29">
        <w:rPr>
          <w:rFonts w:ascii="Courier" w:hAnsi="Courier" w:cs="Segoe UI"/>
        </w:rPr>
        <w:t>Apps</w:t>
      </w:r>
      <w:r>
        <w:rPr>
          <w:rFonts w:cs="Segoe UI"/>
        </w:rPr>
        <w:t xml:space="preserve"> </w:t>
      </w:r>
      <w:r w:rsidRPr="00C14D29">
        <w:rPr>
          <w:rFonts w:cs="Segoe UI"/>
        </w:rPr>
        <w:t>-&gt;</w:t>
      </w:r>
      <w:r w:rsidR="00CA254F">
        <w:rPr>
          <w:rFonts w:cs="Segoe UI"/>
        </w:rPr>
        <w:t xml:space="preserve"> </w:t>
      </w:r>
      <w:r w:rsidRPr="00C14D29">
        <w:rPr>
          <w:rFonts w:ascii="Courier" w:hAnsi="Courier" w:cs="Segoe UI"/>
        </w:rPr>
        <w:t>Azure Web Apps</w:t>
      </w:r>
      <w:r>
        <w:rPr>
          <w:rFonts w:cs="Segoe UI"/>
        </w:rPr>
        <w:t xml:space="preserve"> </w:t>
      </w:r>
      <w:r w:rsidRPr="00C14D29">
        <w:rPr>
          <w:rFonts w:cs="Segoe UI"/>
        </w:rPr>
        <w:t>-&gt;</w:t>
      </w:r>
      <w:r>
        <w:rPr>
          <w:rFonts w:cs="Segoe UI"/>
        </w:rPr>
        <w:t xml:space="preserve"> </w:t>
      </w:r>
      <w:r w:rsidRPr="00C14D29">
        <w:rPr>
          <w:rFonts w:ascii="Courier" w:hAnsi="Courier" w:cs="Segoe UI"/>
        </w:rPr>
        <w:t>name of your app</w:t>
      </w:r>
      <w:r w:rsidRPr="00C14D29">
        <w:rPr>
          <w:rFonts w:cs="Segoe UI"/>
        </w:rPr>
        <w:t xml:space="preserve"> (e.g.</w:t>
      </w:r>
      <w:r>
        <w:rPr>
          <w:rFonts w:cs="Segoe UI"/>
        </w:rPr>
        <w:t xml:space="preserve">, </w:t>
      </w:r>
      <w:r w:rsidRPr="00C14D29">
        <w:rPr>
          <w:rFonts w:ascii="Courier" w:hAnsi="Courier" w:cs="Segoe UI"/>
        </w:rPr>
        <w:t>microblog-prod-2</w:t>
      </w:r>
      <w:r>
        <w:rPr>
          <w:rFonts w:cs="Segoe UI"/>
        </w:rPr>
        <w:t xml:space="preserve">). </w:t>
      </w:r>
    </w:p>
    <w:p w14:paraId="0E086DAC" w14:textId="4AE37F87" w:rsidR="00CA254F" w:rsidRPr="00CA254F" w:rsidRDefault="00CA254F" w:rsidP="004B5002">
      <w:pPr>
        <w:pStyle w:val="ListParagraph"/>
        <w:numPr>
          <w:ilvl w:val="0"/>
          <w:numId w:val="5"/>
        </w:numPr>
        <w:spacing w:before="220"/>
      </w:pPr>
      <w:r w:rsidRPr="00CA254F">
        <w:rPr>
          <w:rFonts w:cs="Segoe UI"/>
        </w:rPr>
        <w:t>Go to Azure portal, to your app, to Deployment options and ensure that the code has been synchronized. Click on Sync if needed.</w:t>
      </w:r>
    </w:p>
    <w:p w14:paraId="14A03603" w14:textId="007428B1" w:rsidR="00CA254F" w:rsidRDefault="00CA254F" w:rsidP="004B5002">
      <w:pPr>
        <w:pStyle w:val="ListParagraph"/>
        <w:numPr>
          <w:ilvl w:val="0"/>
          <w:numId w:val="5"/>
        </w:numPr>
        <w:spacing w:before="220"/>
      </w:pPr>
      <w:r w:rsidRPr="00CA254F">
        <w:t xml:space="preserve">Open the application at </w:t>
      </w:r>
      <w:r w:rsidRPr="00CA254F">
        <w:rPr>
          <w:rFonts w:ascii="Courier" w:hAnsi="Courier"/>
        </w:rPr>
        <w:t>https://microblog-prod-2.azurewebsites.net</w:t>
      </w:r>
      <w:r w:rsidRPr="00CA254F">
        <w:t xml:space="preserve"> and test it by verifying that you can see the HTML.</w:t>
      </w:r>
    </w:p>
    <w:p w14:paraId="4C05F416" w14:textId="534FAACF" w:rsidR="00170CF2" w:rsidRDefault="00170CF2" w:rsidP="00170CF2">
      <w:pPr>
        <w:spacing w:before="220"/>
      </w:pPr>
      <w:r w:rsidRPr="00170CF2">
        <w:t>Now we will go over these steps in more details.</w:t>
      </w:r>
      <w:r>
        <w:t xml:space="preserve"> </w:t>
      </w:r>
    </w:p>
    <w:p w14:paraId="32589DAB" w14:textId="03147CE8" w:rsidR="00170CF2" w:rsidRDefault="00170CF2" w:rsidP="00170CF2">
      <w:pPr>
        <w:spacing w:before="220"/>
      </w:pPr>
      <w:r w:rsidRPr="00170CF2">
        <w:t xml:space="preserve">Open </w:t>
      </w:r>
      <w:ins w:id="2" w:author="Severin Leonard" w:date="2016-12-19T14:42:00Z">
        <w:r w:rsidR="008353A5">
          <w:fldChar w:fldCharType="begin"/>
        </w:r>
        <w:r w:rsidR="008353A5">
          <w:instrText xml:space="preserve"> HYPERLINK "https://portal.azure.com/" </w:instrText>
        </w:r>
        <w:r w:rsidR="008353A5">
          <w:fldChar w:fldCharType="separate"/>
        </w:r>
        <w:r w:rsidRPr="008353A5">
          <w:rPr>
            <w:rStyle w:val="Hyperlink"/>
          </w:rPr>
          <w:t>Azure portal</w:t>
        </w:r>
        <w:r w:rsidR="00004E4E" w:rsidRPr="008353A5">
          <w:rPr>
            <w:rStyle w:val="Hyperlink"/>
          </w:rPr>
          <w:t xml:space="preserve"> and sign in with your Azure subscription</w:t>
        </w:r>
        <w:r w:rsidR="008353A5">
          <w:fldChar w:fldCharType="end"/>
        </w:r>
      </w:ins>
      <w:r w:rsidR="00004E4E">
        <w:t>.</w:t>
      </w:r>
      <w:r w:rsidRPr="00170CF2">
        <w:t xml:space="preserve"> </w:t>
      </w:r>
      <w:r w:rsidR="00004E4E">
        <w:t xml:space="preserve">You can sign up for a free trial here &lt;insert link to free trial sign </w:t>
      </w:r>
      <w:proofErr w:type="gramStart"/>
      <w:r w:rsidR="00004E4E">
        <w:t xml:space="preserve">up) </w:t>
      </w:r>
      <w:r w:rsidRPr="00170CF2">
        <w:t xml:space="preserve"> This</w:t>
      </w:r>
      <w:proofErr w:type="gramEnd"/>
      <w:r w:rsidRPr="00170CF2">
        <w:t xml:space="preserve"> is what your dashboard will look like </w:t>
      </w:r>
      <w:r w:rsidR="00004E4E">
        <w:t>with no</w:t>
      </w:r>
      <w:r w:rsidRPr="00170CF2">
        <w:t xml:space="preserve"> apps:</w:t>
      </w:r>
    </w:p>
    <w:p w14:paraId="54903D22" w14:textId="13F97F08" w:rsidR="00170CF2" w:rsidRPr="000D5812" w:rsidRDefault="006E53B2" w:rsidP="00170CF2">
      <w:pPr>
        <w:spacing w:before="220"/>
        <w:rPr>
          <w:b/>
        </w:rPr>
      </w:pPr>
      <w:r>
        <w:rPr>
          <w:b/>
          <w:noProof/>
          <w:lang w:eastAsia="zh-CN"/>
        </w:rPr>
        <w:drawing>
          <wp:inline distT="0" distB="0" distL="0" distR="0" wp14:anchorId="070E9A2D" wp14:editId="3A363E7A">
            <wp:extent cx="5932805" cy="4869815"/>
            <wp:effectExtent l="0" t="0" r="10795" b="6985"/>
            <wp:docPr id="1" name="Picture 1" descr="../../v2-p2/labs/images/azure-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2-p2/labs/images/azure-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869815"/>
                    </a:xfrm>
                    <a:prstGeom prst="rect">
                      <a:avLst/>
                    </a:prstGeom>
                    <a:noFill/>
                    <a:ln>
                      <a:noFill/>
                    </a:ln>
                  </pic:spPr>
                </pic:pic>
              </a:graphicData>
            </a:graphic>
          </wp:inline>
        </w:drawing>
      </w:r>
    </w:p>
    <w:p w14:paraId="5863E260" w14:textId="1DA8DBEF" w:rsidR="00004E4E" w:rsidRDefault="00004E4E" w:rsidP="00170CF2">
      <w:pPr>
        <w:spacing w:before="220"/>
      </w:pPr>
      <w:r>
        <w:t>Create your</w:t>
      </w:r>
      <w:r w:rsidR="00170CF2" w:rsidRPr="00170CF2">
        <w:t xml:space="preserve"> App Service. </w:t>
      </w:r>
    </w:p>
    <w:p w14:paraId="349900BD" w14:textId="3E12BB95" w:rsidR="00A33651" w:rsidRDefault="00004E4E" w:rsidP="00B5667A">
      <w:pPr>
        <w:pStyle w:val="ListParagraph"/>
        <w:numPr>
          <w:ilvl w:val="0"/>
          <w:numId w:val="16"/>
        </w:numPr>
        <w:spacing w:before="220"/>
      </w:pPr>
      <w:r>
        <w:lastRenderedPageBreak/>
        <w:t>Select the</w:t>
      </w:r>
      <w:r w:rsidR="00170CF2" w:rsidRPr="00170CF2">
        <w:t xml:space="preserve"> menu option </w:t>
      </w:r>
      <w:r w:rsidRPr="00B5667A">
        <w:rPr>
          <w:b/>
        </w:rPr>
        <w:t>App Services</w:t>
      </w:r>
      <w:r>
        <w:t xml:space="preserve"> </w:t>
      </w:r>
      <w:r w:rsidR="00170CF2" w:rsidRPr="00170CF2">
        <w:t>in the left side bar. This is our PaaS which we</w:t>
      </w:r>
      <w:r>
        <w:t xml:space="preserve"> use</w:t>
      </w:r>
      <w:r w:rsidR="00170CF2" w:rsidRPr="00170CF2">
        <w:t xml:space="preserve"> to deploy an HTML page. </w:t>
      </w:r>
      <w:r>
        <w:t xml:space="preserve">When you select </w:t>
      </w:r>
      <w:r w:rsidR="00A33651">
        <w:t>App Services from the menu, you</w:t>
      </w:r>
      <w:r w:rsidR="00170CF2" w:rsidRPr="00170CF2">
        <w:t xml:space="preserve"> see a list of app services</w:t>
      </w:r>
      <w:r>
        <w:t>. If you just signed up for a new Azure subscription, this list will be empty.</w:t>
      </w:r>
      <w:r w:rsidR="00170CF2" w:rsidRPr="00170CF2">
        <w:t xml:space="preserve"> </w:t>
      </w:r>
    </w:p>
    <w:p w14:paraId="0140C7CB" w14:textId="0EE4ED1B" w:rsidR="00170CF2" w:rsidRDefault="00170CF2" w:rsidP="00B5667A">
      <w:pPr>
        <w:pStyle w:val="ListParagraph"/>
        <w:numPr>
          <w:ilvl w:val="0"/>
          <w:numId w:val="16"/>
        </w:numPr>
        <w:spacing w:before="220"/>
      </w:pPr>
      <w:r w:rsidRPr="00170CF2">
        <w:t xml:space="preserve">Create </w:t>
      </w:r>
      <w:r w:rsidR="00004E4E">
        <w:t xml:space="preserve">a </w:t>
      </w:r>
      <w:proofErr w:type="gramStart"/>
      <w:r w:rsidR="00004E4E">
        <w:t xml:space="preserve">new </w:t>
      </w:r>
      <w:r w:rsidRPr="00170CF2">
        <w:t xml:space="preserve"> service</w:t>
      </w:r>
      <w:proofErr w:type="gramEnd"/>
      <w:r w:rsidRPr="00170CF2">
        <w:t xml:space="preserve"> by </w:t>
      </w:r>
      <w:r w:rsidR="00004E4E">
        <w:t xml:space="preserve">selecting </w:t>
      </w:r>
      <w:r w:rsidR="00004E4E" w:rsidRPr="00B5667A">
        <w:rPr>
          <w:b/>
        </w:rPr>
        <w:t>+New</w:t>
      </w:r>
      <w:r w:rsidR="00004E4E">
        <w:t xml:space="preserve"> from the menu</w:t>
      </w:r>
      <w:r w:rsidRPr="00170CF2">
        <w:t xml:space="preserve"> and then </w:t>
      </w:r>
      <w:r w:rsidR="00004E4E">
        <w:t>select</w:t>
      </w:r>
      <w:r w:rsidR="00A33651">
        <w:t xml:space="preserve">ing </w:t>
      </w:r>
      <w:r w:rsidRPr="00B5667A">
        <w:rPr>
          <w:b/>
        </w:rPr>
        <w:t>Web App</w:t>
      </w:r>
      <w:r w:rsidR="00004E4E">
        <w:t xml:space="preserve"> as shown in the screenshot below .</w:t>
      </w:r>
    </w:p>
    <w:p w14:paraId="512D93B0" w14:textId="2014DBE2" w:rsidR="00170CF2" w:rsidRPr="000D5812" w:rsidRDefault="006E53B2" w:rsidP="00170CF2">
      <w:pPr>
        <w:spacing w:before="220"/>
        <w:rPr>
          <w:b/>
        </w:rPr>
      </w:pPr>
      <w:r>
        <w:rPr>
          <w:b/>
          <w:noProof/>
          <w:lang w:eastAsia="zh-CN"/>
        </w:rPr>
        <w:drawing>
          <wp:inline distT="0" distB="0" distL="0" distR="0" wp14:anchorId="21ABE982" wp14:editId="01422127">
            <wp:extent cx="5901055" cy="3348990"/>
            <wp:effectExtent l="0" t="0" r="0" b="3810"/>
            <wp:docPr id="5" name="Picture 5" descr="../../v2-p2/labs/images/azur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2-p2/labs/images/azure-2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055" cy="3348990"/>
                    </a:xfrm>
                    <a:prstGeom prst="rect">
                      <a:avLst/>
                    </a:prstGeom>
                    <a:noFill/>
                    <a:ln>
                      <a:noFill/>
                    </a:ln>
                  </pic:spPr>
                </pic:pic>
              </a:graphicData>
            </a:graphic>
          </wp:inline>
        </w:drawing>
      </w:r>
    </w:p>
    <w:p w14:paraId="465BDCFD" w14:textId="531B9E5C" w:rsidR="00E4551A" w:rsidRDefault="00170CF2" w:rsidP="00170CF2">
      <w:pPr>
        <w:spacing w:before="220"/>
      </w:pPr>
      <w:r w:rsidRPr="00170CF2">
        <w:t xml:space="preserve">When creating a new </w:t>
      </w:r>
      <w:proofErr w:type="gramStart"/>
      <w:r w:rsidRPr="00170CF2">
        <w:t>app</w:t>
      </w:r>
      <w:proofErr w:type="gramEnd"/>
      <w:r w:rsidR="00A33651">
        <w:t xml:space="preserve"> you must specify an </w:t>
      </w:r>
      <w:r w:rsidR="00E4551A">
        <w:t>A</w:t>
      </w:r>
      <w:r w:rsidR="00A33651">
        <w:t xml:space="preserve">pp </w:t>
      </w:r>
      <w:r w:rsidRPr="00170CF2">
        <w:t xml:space="preserve">name and </w:t>
      </w:r>
      <w:r w:rsidR="00E4551A">
        <w:t xml:space="preserve">create </w:t>
      </w:r>
      <w:r w:rsidRPr="00170CF2">
        <w:t xml:space="preserve">a resource group. </w:t>
      </w:r>
    </w:p>
    <w:p w14:paraId="6A3FABD4" w14:textId="363B1043" w:rsidR="00E4551A" w:rsidRDefault="00A33651" w:rsidP="00B5667A">
      <w:pPr>
        <w:pStyle w:val="ListParagraph"/>
        <w:numPr>
          <w:ilvl w:val="0"/>
          <w:numId w:val="18"/>
        </w:numPr>
        <w:spacing w:before="220"/>
      </w:pPr>
      <w:r>
        <w:t>T</w:t>
      </w:r>
      <w:r w:rsidR="00170CF2" w:rsidRPr="00170CF2">
        <w:t xml:space="preserve">he app name </w:t>
      </w:r>
      <w:r>
        <w:t>must be unique across Azure</w:t>
      </w:r>
      <w:r w:rsidR="00170CF2" w:rsidRPr="00170CF2">
        <w:t>.</w:t>
      </w:r>
      <w:r w:rsidR="00E4551A">
        <w:t xml:space="preserve"> The name you enter for your app will determine the URL used to access your site. </w:t>
      </w:r>
      <w:proofErr w:type="spellStart"/>
      <w:r w:rsidR="00E4551A">
        <w:t>e.g</w:t>
      </w:r>
      <w:proofErr w:type="spellEnd"/>
      <w:r w:rsidR="00E4551A">
        <w:t xml:space="preserve"> an App name of </w:t>
      </w:r>
      <w:proofErr w:type="spellStart"/>
      <w:r w:rsidR="00E4551A">
        <w:t>amazingsite</w:t>
      </w:r>
      <w:proofErr w:type="spellEnd"/>
      <w:r w:rsidR="00E4551A">
        <w:t xml:space="preserve"> will be deployed to amazingsite.azurewebsites.net. </w:t>
      </w:r>
      <w:r>
        <w:t xml:space="preserve">A green checkmark indicates a valid app </w:t>
      </w:r>
      <w:proofErr w:type="gramStart"/>
      <w:r>
        <w:t>name,</w:t>
      </w:r>
      <w:proofErr w:type="gramEnd"/>
      <w:r>
        <w:t xml:space="preserve"> a red x indicates an invalid app name. </w:t>
      </w:r>
    </w:p>
    <w:p w14:paraId="5C87B5FB" w14:textId="5E2AC918" w:rsidR="00170CF2" w:rsidRDefault="00A33651" w:rsidP="00B5667A">
      <w:pPr>
        <w:pStyle w:val="ListParagraph"/>
        <w:numPr>
          <w:ilvl w:val="0"/>
          <w:numId w:val="18"/>
        </w:numPr>
        <w:spacing w:before="220"/>
      </w:pPr>
      <w:r>
        <w:t xml:space="preserve">The resource group groups together the resources used to </w:t>
      </w:r>
      <w:r w:rsidR="00E4551A">
        <w:t>create your app service. Select Create New and enter a name for your resource group.</w:t>
      </w:r>
    </w:p>
    <w:p w14:paraId="742B4388" w14:textId="7FF0E01F" w:rsidR="00170CF2" w:rsidRPr="000D5812" w:rsidRDefault="0089275B" w:rsidP="00170CF2">
      <w:pPr>
        <w:spacing w:before="220"/>
        <w:rPr>
          <w:b/>
        </w:rPr>
      </w:pPr>
      <w:ins w:id="3" w:author="Severin Leonard" w:date="2016-12-19T15:00:00Z">
        <w:r>
          <w:rPr>
            <w:b/>
            <w:noProof/>
            <w:lang w:eastAsia="zh-CN"/>
          </w:rPr>
          <w:lastRenderedPageBreak/>
          <w:drawing>
            <wp:inline distT="0" distB="0" distL="0" distR="0" wp14:anchorId="20EE0A74" wp14:editId="6E6295E2">
              <wp:extent cx="3658669"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e2_lesson3_webapp_dialog.png"/>
                      <pic:cNvPicPr/>
                    </pic:nvPicPr>
                    <pic:blipFill>
                      <a:blip r:embed="rId13">
                        <a:extLst>
                          <a:ext uri="{28A0092B-C50C-407E-A947-70E740481C1C}">
                            <a14:useLocalDpi xmlns:a14="http://schemas.microsoft.com/office/drawing/2010/main" val="0"/>
                          </a:ext>
                        </a:extLst>
                      </a:blip>
                      <a:stretch>
                        <a:fillRect/>
                      </a:stretch>
                    </pic:blipFill>
                    <pic:spPr>
                      <a:xfrm>
                        <a:off x="0" y="0"/>
                        <a:ext cx="3665100" cy="4926083"/>
                      </a:xfrm>
                      <a:prstGeom prst="rect">
                        <a:avLst/>
                      </a:prstGeom>
                    </pic:spPr>
                  </pic:pic>
                </a:graphicData>
              </a:graphic>
            </wp:inline>
          </w:drawing>
        </w:r>
      </w:ins>
    </w:p>
    <w:p w14:paraId="33CE24D6" w14:textId="45D31919" w:rsidR="00E4551A" w:rsidRDefault="00E4551A" w:rsidP="00E53A70">
      <w:pPr>
        <w:spacing w:before="220"/>
      </w:pPr>
      <w:r>
        <w:t>Creating a simple HTML web page</w:t>
      </w:r>
    </w:p>
    <w:p w14:paraId="3ACA9EAF" w14:textId="35EC3572" w:rsidR="00170CF2" w:rsidRPr="004B5002" w:rsidRDefault="00E4551A" w:rsidP="00E53A70">
      <w:pPr>
        <w:spacing w:before="220"/>
      </w:pPr>
      <w:r>
        <w:t>C</w:t>
      </w:r>
      <w:r w:rsidR="00170CF2" w:rsidRPr="00170CF2">
        <w:t xml:space="preserve">reate an </w:t>
      </w:r>
      <w:r w:rsidR="00E53A70">
        <w:t>index.html</w:t>
      </w:r>
      <w:r w:rsidR="00170CF2" w:rsidRPr="00170CF2">
        <w:t xml:space="preserve"> file with some basic hypertext</w:t>
      </w:r>
      <w:r>
        <w:t>.</w:t>
      </w:r>
    </w:p>
    <w:p w14:paraId="480DF034" w14:textId="77777777" w:rsidR="00170CF2" w:rsidRDefault="00170CF2" w:rsidP="00170CF2">
      <w:pPr>
        <w:pStyle w:val="Code"/>
        <w:ind w:left="0"/>
      </w:pPr>
      <w:r>
        <w:t>&lt;html&gt;</w:t>
      </w:r>
    </w:p>
    <w:p w14:paraId="59C4C871" w14:textId="77777777" w:rsidR="00170CF2" w:rsidRDefault="00170CF2" w:rsidP="00170CF2">
      <w:pPr>
        <w:pStyle w:val="Code"/>
        <w:ind w:left="0"/>
      </w:pPr>
      <w:r>
        <w:t xml:space="preserve">  &lt;body&gt;</w:t>
      </w:r>
    </w:p>
    <w:p w14:paraId="6D4A70D0" w14:textId="77777777" w:rsidR="00170CF2" w:rsidRDefault="00170CF2" w:rsidP="00170CF2">
      <w:pPr>
        <w:pStyle w:val="Code"/>
        <w:ind w:left="0"/>
      </w:pPr>
      <w:r>
        <w:t xml:space="preserve">    Hello from San Francisco!</w:t>
      </w:r>
    </w:p>
    <w:p w14:paraId="5BD6CCA1" w14:textId="77777777" w:rsidR="00170CF2" w:rsidRDefault="00170CF2" w:rsidP="00170CF2">
      <w:pPr>
        <w:pStyle w:val="Code"/>
        <w:ind w:left="0"/>
      </w:pPr>
      <w:r>
        <w:t xml:space="preserve">  &lt;/body&gt;</w:t>
      </w:r>
    </w:p>
    <w:p w14:paraId="4AD1012E" w14:textId="5A751A13" w:rsidR="00170CF2" w:rsidRDefault="00170CF2" w:rsidP="00170CF2">
      <w:pPr>
        <w:pStyle w:val="Code"/>
        <w:ind w:left="0"/>
      </w:pPr>
      <w:r>
        <w:t>&lt;/html&gt;</w:t>
      </w:r>
    </w:p>
    <w:p w14:paraId="38793F3E" w14:textId="29DE5255" w:rsidR="00D2046B" w:rsidRDefault="00170CF2" w:rsidP="00170CF2">
      <w:pPr>
        <w:spacing w:before="220"/>
        <w:rPr>
          <w:rFonts w:cs="Segoe UI"/>
        </w:rPr>
      </w:pPr>
      <w:r w:rsidRPr="00170CF2">
        <w:rPr>
          <w:rFonts w:cs="Segoe UI"/>
        </w:rPr>
        <w:t>Save the fil</w:t>
      </w:r>
      <w:r w:rsidR="00E4551A">
        <w:rPr>
          <w:rFonts w:cs="Segoe UI"/>
        </w:rPr>
        <w:t xml:space="preserve">e </w:t>
      </w:r>
      <w:r w:rsidRPr="00170CF2">
        <w:rPr>
          <w:rFonts w:cs="Segoe UI"/>
        </w:rPr>
        <w:t>on your local machine. We'll need it in a moment. For the next step you will need an account with OneDrive</w:t>
      </w:r>
      <w:r w:rsidR="00E4551A">
        <w:rPr>
          <w:rFonts w:cs="Segoe UI"/>
        </w:rPr>
        <w:t xml:space="preserve">, you could also use </w:t>
      </w:r>
      <w:r w:rsidRPr="00170CF2">
        <w:rPr>
          <w:rFonts w:cs="Segoe UI"/>
        </w:rPr>
        <w:t>Dropbox</w:t>
      </w:r>
      <w:r w:rsidR="00E4551A">
        <w:rPr>
          <w:rFonts w:cs="Segoe UI"/>
        </w:rPr>
        <w:t xml:space="preserve">. </w:t>
      </w:r>
      <w:r w:rsidRPr="00170CF2">
        <w:rPr>
          <w:rFonts w:cs="Segoe UI"/>
        </w:rPr>
        <w:t>If you have an outlook.com or live.com email, then you</w:t>
      </w:r>
      <w:r w:rsidR="00E4551A">
        <w:rPr>
          <w:rFonts w:cs="Segoe UI"/>
        </w:rPr>
        <w:t xml:space="preserve"> have </w:t>
      </w:r>
      <w:proofErr w:type="gramStart"/>
      <w:r w:rsidR="00E4551A">
        <w:rPr>
          <w:rFonts w:cs="Segoe UI"/>
        </w:rPr>
        <w:t>OneDrive .</w:t>
      </w:r>
      <w:proofErr w:type="gramEnd"/>
      <w:r w:rsidR="00E4551A">
        <w:rPr>
          <w:rFonts w:cs="Segoe UI"/>
        </w:rPr>
        <w:t xml:space="preserve"> Access OneDrive at</w:t>
      </w:r>
      <w:r w:rsidRPr="00170CF2">
        <w:rPr>
          <w:rFonts w:cs="Segoe UI"/>
        </w:rPr>
        <w:t xml:space="preserve"> https://onedrive.live.com. You should see an interface similar to the one shown below</w:t>
      </w:r>
      <w:r w:rsidR="00E4551A">
        <w:rPr>
          <w:rFonts w:cs="Segoe UI"/>
        </w:rPr>
        <w:t xml:space="preserve"> display your folders and files. </w:t>
      </w:r>
    </w:p>
    <w:p w14:paraId="1E7BF7B4" w14:textId="5A7B5C8B" w:rsidR="00D2046B" w:rsidRDefault="00D2046B" w:rsidP="00170CF2">
      <w:pPr>
        <w:spacing w:before="220"/>
        <w:rPr>
          <w:rFonts w:cs="Segoe UI"/>
        </w:rPr>
      </w:pPr>
      <w:r>
        <w:rPr>
          <w:rFonts w:cs="Segoe UI"/>
          <w:noProof/>
          <w:lang w:eastAsia="zh-CN"/>
        </w:rPr>
        <w:lastRenderedPageBreak/>
        <w:drawing>
          <wp:inline distT="0" distB="0" distL="0" distR="0" wp14:anchorId="2E5072A8" wp14:editId="13D12B6B">
            <wp:extent cx="5932805" cy="4199890"/>
            <wp:effectExtent l="0" t="0" r="10795" b="0"/>
            <wp:docPr id="2" name="Picture 2" descr="../../v2-p2/labs/images/azure-hello-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2-p2/labs/images/azure-hello-html-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24A3C19E" w14:textId="61B68D7B" w:rsidR="009F75BE" w:rsidRDefault="009F75BE" w:rsidP="00170CF2">
      <w:pPr>
        <w:spacing w:before="220"/>
        <w:rPr>
          <w:rFonts w:cs="Segoe UI"/>
        </w:rPr>
      </w:pPr>
      <w:r w:rsidRPr="009F75BE">
        <w:rPr>
          <w:rFonts w:cs="Segoe UI"/>
        </w:rPr>
        <w:t xml:space="preserve">OneDrive </w:t>
      </w:r>
      <w:r w:rsidR="00E4551A">
        <w:rPr>
          <w:rFonts w:cs="Segoe UI"/>
        </w:rPr>
        <w:t xml:space="preserve">provides </w:t>
      </w:r>
      <w:r w:rsidRPr="009F75BE">
        <w:rPr>
          <w:rFonts w:cs="Segoe UI"/>
        </w:rPr>
        <w:t xml:space="preserve">file storage in </w:t>
      </w:r>
      <w:r w:rsidR="00E4551A">
        <w:rPr>
          <w:rFonts w:cs="Segoe UI"/>
        </w:rPr>
        <w:t>the</w:t>
      </w:r>
      <w:r w:rsidRPr="009F75BE">
        <w:rPr>
          <w:rFonts w:cs="Segoe UI"/>
        </w:rPr>
        <w:t xml:space="preserve"> cloud. </w:t>
      </w:r>
      <w:r w:rsidR="00E4551A">
        <w:rPr>
          <w:rFonts w:cs="Segoe UI"/>
        </w:rPr>
        <w:t>It provides and easy option for deploying to</w:t>
      </w:r>
      <w:r w:rsidRPr="009F75BE">
        <w:rPr>
          <w:rFonts w:cs="Segoe UI"/>
        </w:rPr>
        <w:t xml:space="preserve"> Azure App Services.</w:t>
      </w:r>
    </w:p>
    <w:p w14:paraId="34B26B16" w14:textId="5C10703B" w:rsidR="00E4551A" w:rsidRDefault="009F75BE" w:rsidP="00170CF2">
      <w:pPr>
        <w:spacing w:before="220"/>
        <w:rPr>
          <w:rFonts w:cs="Segoe UI"/>
        </w:rPr>
      </w:pPr>
      <w:r w:rsidRPr="009F75BE">
        <w:rPr>
          <w:rFonts w:cs="Segoe UI"/>
        </w:rPr>
        <w:t xml:space="preserve">Configure OneDrive as a Deployment option </w:t>
      </w:r>
    </w:p>
    <w:p w14:paraId="28457520" w14:textId="44923D4A" w:rsidR="00E4551A" w:rsidRDefault="00E4551A" w:rsidP="00170CF2">
      <w:pPr>
        <w:spacing w:before="220"/>
        <w:rPr>
          <w:rFonts w:cs="Segoe UI"/>
        </w:rPr>
      </w:pPr>
      <w:r>
        <w:rPr>
          <w:rFonts w:cs="Segoe UI"/>
        </w:rPr>
        <w:t xml:space="preserve">In the Azure portal, select </w:t>
      </w:r>
      <w:r w:rsidR="009F75BE" w:rsidRPr="00B5667A">
        <w:rPr>
          <w:rFonts w:cs="Segoe UI"/>
          <w:b/>
        </w:rPr>
        <w:t>Deployment options</w:t>
      </w:r>
      <w:r w:rsidR="009F75BE" w:rsidRPr="009F75BE">
        <w:rPr>
          <w:rFonts w:cs="Segoe UI"/>
        </w:rPr>
        <w:t xml:space="preserve"> </w:t>
      </w:r>
      <w:r>
        <w:rPr>
          <w:rFonts w:cs="Segoe UI"/>
        </w:rPr>
        <w:t xml:space="preserve">for your App as shown in the screenshot below </w:t>
      </w:r>
      <w:r w:rsidR="009F75BE" w:rsidRPr="009F75BE">
        <w:rPr>
          <w:rFonts w:cs="Segoe UI"/>
        </w:rPr>
        <w:t xml:space="preserve"> </w:t>
      </w:r>
    </w:p>
    <w:p w14:paraId="1E8C8ABF" w14:textId="5C772324" w:rsidR="00D2046B" w:rsidRPr="00B5667A" w:rsidRDefault="00E4551A" w:rsidP="00B5667A">
      <w:pPr>
        <w:pStyle w:val="ListParagraph"/>
        <w:numPr>
          <w:ilvl w:val="0"/>
          <w:numId w:val="19"/>
        </w:numPr>
        <w:spacing w:before="220"/>
        <w:rPr>
          <w:rFonts w:cs="Segoe UI"/>
          <w:b/>
        </w:rPr>
      </w:pPr>
      <w:r w:rsidRPr="00B5667A">
        <w:rPr>
          <w:rFonts w:cs="Segoe UI"/>
          <w:b/>
        </w:rPr>
        <w:t>Choose Source</w:t>
      </w:r>
      <w:r w:rsidRPr="00B5667A">
        <w:rPr>
          <w:rFonts w:cs="Segoe UI"/>
        </w:rPr>
        <w:t xml:space="preserve"> select </w:t>
      </w:r>
      <w:r w:rsidR="009F75BE" w:rsidRPr="00B5667A">
        <w:rPr>
          <w:rFonts w:cs="Segoe UI"/>
          <w:b/>
        </w:rPr>
        <w:t>OneDrive</w:t>
      </w:r>
      <w:r w:rsidRPr="00B5667A">
        <w:rPr>
          <w:rFonts w:cs="Segoe UI"/>
          <w:b/>
        </w:rPr>
        <w:t xml:space="preserve"> </w:t>
      </w:r>
      <w:r w:rsidRPr="00B5667A">
        <w:rPr>
          <w:rFonts w:cs="Segoe UI"/>
        </w:rPr>
        <w:t xml:space="preserve">(if you are using a </w:t>
      </w:r>
      <w:proofErr w:type="spellStart"/>
      <w:r w:rsidRPr="00B5667A">
        <w:rPr>
          <w:rFonts w:cs="Segoe UI"/>
        </w:rPr>
        <w:t>DropBox</w:t>
      </w:r>
      <w:proofErr w:type="spellEnd"/>
      <w:r w:rsidRPr="00B5667A">
        <w:rPr>
          <w:rFonts w:cs="Segoe UI"/>
        </w:rPr>
        <w:t xml:space="preserve"> account you would select </w:t>
      </w:r>
      <w:proofErr w:type="spellStart"/>
      <w:r w:rsidRPr="00B5667A">
        <w:rPr>
          <w:rFonts w:cs="Segoe UI"/>
        </w:rPr>
        <w:t>DropBox</w:t>
      </w:r>
      <w:proofErr w:type="spellEnd"/>
      <w:r w:rsidRPr="00B5667A">
        <w:rPr>
          <w:rFonts w:cs="Segoe UI"/>
        </w:rPr>
        <w:t>)</w:t>
      </w:r>
    </w:p>
    <w:p w14:paraId="57068051" w14:textId="6A8ABE8F" w:rsidR="00E4551A" w:rsidRDefault="00E4551A" w:rsidP="00B5667A">
      <w:pPr>
        <w:pStyle w:val="ListParagraph"/>
        <w:numPr>
          <w:ilvl w:val="0"/>
          <w:numId w:val="19"/>
        </w:numPr>
        <w:spacing w:before="220"/>
        <w:rPr>
          <w:rFonts w:cs="Segoe UI"/>
          <w:b/>
        </w:rPr>
      </w:pPr>
      <w:r>
        <w:rPr>
          <w:rFonts w:cs="Segoe UI"/>
          <w:b/>
        </w:rPr>
        <w:t xml:space="preserve">Authorization </w:t>
      </w:r>
      <w:r w:rsidRPr="00B5667A">
        <w:rPr>
          <w:rFonts w:cs="Segoe UI"/>
        </w:rPr>
        <w:t>enter your OneDrive account name</w:t>
      </w:r>
    </w:p>
    <w:p w14:paraId="67BD6444" w14:textId="02CDD47C" w:rsidR="00E4551A" w:rsidRPr="00B5667A" w:rsidRDefault="00B849E6" w:rsidP="00B5667A">
      <w:pPr>
        <w:pStyle w:val="ListParagraph"/>
        <w:numPr>
          <w:ilvl w:val="0"/>
          <w:numId w:val="19"/>
        </w:numPr>
        <w:spacing w:before="220"/>
        <w:rPr>
          <w:rFonts w:cs="Segoe UI"/>
          <w:b/>
        </w:rPr>
      </w:pPr>
      <w:r>
        <w:rPr>
          <w:rFonts w:cs="Segoe UI"/>
          <w:b/>
        </w:rPr>
        <w:t>Choose fold</w:t>
      </w:r>
      <w:r w:rsidR="00E4551A">
        <w:rPr>
          <w:rFonts w:cs="Segoe UI"/>
          <w:b/>
        </w:rPr>
        <w:t xml:space="preserve">er </w:t>
      </w:r>
      <w:r w:rsidR="00E4551A" w:rsidRPr="00B5667A">
        <w:rPr>
          <w:rFonts w:cs="Segoe UI"/>
        </w:rPr>
        <w:t>specify the folder where you are going to store your website files</w:t>
      </w:r>
    </w:p>
    <w:p w14:paraId="2D5D4328" w14:textId="520272D7" w:rsidR="00B849E6" w:rsidRPr="009A1BB7" w:rsidRDefault="00B849E6" w:rsidP="00B5667A">
      <w:pPr>
        <w:pStyle w:val="ListParagraph"/>
        <w:numPr>
          <w:ilvl w:val="0"/>
          <w:numId w:val="19"/>
        </w:numPr>
        <w:spacing w:before="220"/>
        <w:rPr>
          <w:rFonts w:cs="Segoe UI"/>
          <w:b/>
        </w:rPr>
      </w:pPr>
      <w:r>
        <w:rPr>
          <w:rFonts w:cs="Segoe UI"/>
          <w:b/>
        </w:rPr>
        <w:t xml:space="preserve">Performance Test </w:t>
      </w:r>
      <w:r w:rsidRPr="00B5667A">
        <w:rPr>
          <w:rFonts w:cs="Segoe UI"/>
        </w:rPr>
        <w:t xml:space="preserve">leave as the default of Not </w:t>
      </w:r>
      <w:commentRangeStart w:id="4"/>
      <w:r w:rsidRPr="00B5667A">
        <w:rPr>
          <w:rFonts w:cs="Segoe UI"/>
        </w:rPr>
        <w:t>Configured</w:t>
      </w:r>
      <w:commentRangeEnd w:id="4"/>
      <w:r>
        <w:rPr>
          <w:rStyle w:val="CommentReference"/>
        </w:rPr>
        <w:commentReference w:id="4"/>
      </w:r>
    </w:p>
    <w:p w14:paraId="29FC5A48" w14:textId="6CC142F1" w:rsidR="009F75BE" w:rsidRPr="000D5812" w:rsidRDefault="006E53B2" w:rsidP="00170CF2">
      <w:pPr>
        <w:spacing w:before="220"/>
        <w:rPr>
          <w:rFonts w:cs="Segoe UI"/>
          <w:b/>
        </w:rPr>
      </w:pPr>
      <w:r>
        <w:rPr>
          <w:b/>
          <w:noProof/>
          <w:lang w:eastAsia="zh-CN"/>
        </w:rPr>
        <w:lastRenderedPageBreak/>
        <w:drawing>
          <wp:inline distT="0" distB="0" distL="0" distR="0" wp14:anchorId="2B7BA202" wp14:editId="39365A7C">
            <wp:extent cx="5932805" cy="4625340"/>
            <wp:effectExtent l="0" t="0" r="10795" b="0"/>
            <wp:docPr id="14" name="Picture 14" descr="../../v2-p2/labs/images/azure-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2-p2/labs/images/azure-5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625340"/>
                    </a:xfrm>
                    <a:prstGeom prst="rect">
                      <a:avLst/>
                    </a:prstGeom>
                    <a:noFill/>
                    <a:ln>
                      <a:noFill/>
                    </a:ln>
                  </pic:spPr>
                </pic:pic>
              </a:graphicData>
            </a:graphic>
          </wp:inline>
        </w:drawing>
      </w:r>
    </w:p>
    <w:p w14:paraId="437F6281" w14:textId="39E8C6C5" w:rsidR="00B849E6" w:rsidRDefault="00B849E6" w:rsidP="00170CF2">
      <w:pPr>
        <w:spacing w:before="220"/>
        <w:rPr>
          <w:rFonts w:cs="Segoe UI"/>
        </w:rPr>
      </w:pPr>
      <w:r>
        <w:rPr>
          <w:rFonts w:cs="Segoe UI"/>
        </w:rPr>
        <w:t>Deploy your website</w:t>
      </w:r>
    </w:p>
    <w:p w14:paraId="70BEC60B" w14:textId="44E5EEC0" w:rsidR="009F75BE" w:rsidRDefault="009F75BE" w:rsidP="00170CF2">
      <w:pPr>
        <w:spacing w:before="220"/>
        <w:rPr>
          <w:rFonts w:cs="Segoe UI"/>
        </w:rPr>
      </w:pPr>
      <w:r w:rsidRPr="009F75BE">
        <w:rPr>
          <w:rFonts w:cs="Segoe UI"/>
        </w:rPr>
        <w:t xml:space="preserve">Copy </w:t>
      </w:r>
      <w:r w:rsidR="00B849E6">
        <w:rPr>
          <w:rFonts w:cs="Segoe UI"/>
        </w:rPr>
        <w:t xml:space="preserve">your index.html file into the OneDrive folder you specified when you configured the Deployment options of your app service. </w:t>
      </w:r>
      <w:r w:rsidRPr="009F75BE">
        <w:rPr>
          <w:rFonts w:cs="Segoe UI"/>
        </w:rPr>
        <w:t xml:space="preserve">You can use upload button </w:t>
      </w:r>
      <w:r w:rsidR="00B849E6">
        <w:rPr>
          <w:rFonts w:cs="Segoe UI"/>
        </w:rPr>
        <w:t xml:space="preserve">from OneDrive </w:t>
      </w:r>
      <w:r w:rsidRPr="009F75BE">
        <w:rPr>
          <w:rFonts w:cs="Segoe UI"/>
        </w:rPr>
        <w:t>or drag and drop the file</w:t>
      </w:r>
      <w:r w:rsidR="00B849E6">
        <w:rPr>
          <w:rFonts w:cs="Segoe UI"/>
        </w:rPr>
        <w:t xml:space="preserve"> from Windows Explorer to OneDrive</w:t>
      </w:r>
      <w:r w:rsidRPr="009F75BE">
        <w:rPr>
          <w:rFonts w:cs="Segoe UI"/>
        </w:rPr>
        <w:t xml:space="preserve">. </w:t>
      </w:r>
      <w:r>
        <w:rPr>
          <w:rFonts w:cs="Segoe UI"/>
        </w:rPr>
        <w:t xml:space="preserve">  </w:t>
      </w:r>
    </w:p>
    <w:p w14:paraId="6D0A92FA" w14:textId="144156FB" w:rsidR="00B849E6" w:rsidRDefault="00B849E6" w:rsidP="00170CF2">
      <w:pPr>
        <w:spacing w:before="220"/>
        <w:rPr>
          <w:rFonts w:cs="Segoe UI"/>
        </w:rPr>
      </w:pPr>
      <w:r>
        <w:rPr>
          <w:rFonts w:cs="Segoe UI"/>
        </w:rPr>
        <w:t>Synchronize your code</w:t>
      </w:r>
    </w:p>
    <w:p w14:paraId="314BE1A7" w14:textId="7E435ACE" w:rsidR="009F75BE" w:rsidRDefault="009F75BE" w:rsidP="00170CF2">
      <w:pPr>
        <w:spacing w:before="220"/>
        <w:rPr>
          <w:rFonts w:cs="Segoe UI"/>
        </w:rPr>
      </w:pPr>
      <w:r w:rsidRPr="009F75BE">
        <w:rPr>
          <w:rFonts w:cs="Segoe UI"/>
        </w:rPr>
        <w:t>Go to Azure portal</w:t>
      </w:r>
      <w:r w:rsidR="00B849E6">
        <w:rPr>
          <w:rFonts w:cs="Segoe UI"/>
        </w:rPr>
        <w:t>, located your a</w:t>
      </w:r>
      <w:r w:rsidRPr="009F75BE">
        <w:rPr>
          <w:rFonts w:cs="Segoe UI"/>
        </w:rPr>
        <w:t>pp in App Services</w:t>
      </w:r>
      <w:r w:rsidR="00B849E6">
        <w:rPr>
          <w:rFonts w:cs="Segoe UI"/>
        </w:rPr>
        <w:t xml:space="preserve">. Select </w:t>
      </w:r>
      <w:r w:rsidRPr="009F75BE">
        <w:rPr>
          <w:rFonts w:cs="Segoe UI"/>
        </w:rPr>
        <w:t>Deployment options</w:t>
      </w:r>
      <w:r w:rsidR="00B849E6">
        <w:rPr>
          <w:rFonts w:cs="Segoe UI"/>
        </w:rPr>
        <w:t xml:space="preserve"> to see when the code was last synchronized, check the date and time of the last sync. If your code on OneDrive has been updated since the last synchronization and needs to be refreshed, select Sync on the top menu. </w:t>
      </w:r>
    </w:p>
    <w:p w14:paraId="78ADB00F" w14:textId="79880000" w:rsidR="009F75BE" w:rsidRDefault="009F75BE" w:rsidP="00170CF2">
      <w:pPr>
        <w:spacing w:before="220"/>
        <w:rPr>
          <w:rFonts w:cs="Segoe UI"/>
        </w:rPr>
      </w:pPr>
      <w:r>
        <w:rPr>
          <w:rFonts w:cs="Segoe UI"/>
          <w:noProof/>
          <w:lang w:eastAsia="zh-CN"/>
        </w:rPr>
        <w:lastRenderedPageBreak/>
        <w:drawing>
          <wp:inline distT="0" distB="0" distL="0" distR="0" wp14:anchorId="7B1750EA" wp14:editId="6E637B8F">
            <wp:extent cx="5932805" cy="4199890"/>
            <wp:effectExtent l="0" t="0" r="10795" b="0"/>
            <wp:docPr id="3" name="Picture 3" descr="../../v2-p2/labs/images/azure-hello-ht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2-p2/labs/images/azure-hello-html-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627A0839" w14:textId="77777777" w:rsidR="00B849E6" w:rsidRDefault="00B849E6" w:rsidP="00170CF2">
      <w:pPr>
        <w:spacing w:before="220"/>
        <w:rPr>
          <w:rFonts w:cs="Segoe UI"/>
        </w:rPr>
      </w:pPr>
      <w:r>
        <w:rPr>
          <w:rFonts w:cs="Segoe UI"/>
        </w:rPr>
        <w:t>Test your website</w:t>
      </w:r>
    </w:p>
    <w:p w14:paraId="471C8049" w14:textId="74BB8850" w:rsidR="009F75BE" w:rsidRDefault="00B849E6" w:rsidP="00170CF2">
      <w:pPr>
        <w:spacing w:before="220"/>
        <w:rPr>
          <w:rFonts w:cs="Segoe UI"/>
        </w:rPr>
      </w:pPr>
      <w:r>
        <w:rPr>
          <w:rFonts w:cs="Segoe UI"/>
        </w:rPr>
        <w:t>Your</w:t>
      </w:r>
      <w:r w:rsidR="009F75BE" w:rsidRPr="009F75BE">
        <w:rPr>
          <w:rFonts w:cs="Segoe UI"/>
        </w:rPr>
        <w:t xml:space="preserve"> page is deployed. You can open it by going to</w:t>
      </w:r>
      <w:r>
        <w:rPr>
          <w:rFonts w:cs="Segoe UI"/>
        </w:rPr>
        <w:t xml:space="preserve"> your browser and navigating to</w:t>
      </w:r>
      <w:r w:rsidR="009F75BE" w:rsidRPr="009F75BE">
        <w:rPr>
          <w:rFonts w:cs="Segoe UI"/>
        </w:rPr>
        <w:t xml:space="preserve"> </w:t>
      </w:r>
      <w:proofErr w:type="gramStart"/>
      <w:r w:rsidR="009F75BE" w:rsidRPr="009F75BE">
        <w:rPr>
          <w:rFonts w:cs="Segoe UI"/>
        </w:rPr>
        <w:t>http://html-</w:t>
      </w:r>
      <w:r w:rsidRPr="009A1BB7">
        <w:rPr>
          <w:rFonts w:cs="Segoe UI"/>
          <w:i/>
        </w:rPr>
        <w:t>yourappname</w:t>
      </w:r>
      <w:r w:rsidR="009F75BE" w:rsidRPr="009F75BE">
        <w:rPr>
          <w:rFonts w:cs="Segoe UI"/>
        </w:rPr>
        <w:t xml:space="preserve">.azurewebsites.net/ </w:t>
      </w:r>
      <w:r>
        <w:rPr>
          <w:rFonts w:cs="Segoe UI"/>
        </w:rPr>
        <w:t>.</w:t>
      </w:r>
      <w:proofErr w:type="gramEnd"/>
      <w:r>
        <w:rPr>
          <w:rFonts w:cs="Segoe UI"/>
        </w:rPr>
        <w:t xml:space="preserve"> You can also navigate to your website by selecting the </w:t>
      </w:r>
      <w:r w:rsidR="009F75BE" w:rsidRPr="009F75BE">
        <w:rPr>
          <w:rFonts w:cs="Segoe UI"/>
        </w:rPr>
        <w:t xml:space="preserve"> </w:t>
      </w:r>
      <w:r w:rsidR="009F75BE" w:rsidRPr="009A1BB7">
        <w:rPr>
          <w:rFonts w:cs="Segoe UI"/>
          <w:b/>
        </w:rPr>
        <w:t>Overview</w:t>
      </w:r>
      <w:r w:rsidR="009F75BE" w:rsidRPr="009F75BE">
        <w:rPr>
          <w:rFonts w:cs="Segoe UI"/>
        </w:rPr>
        <w:t xml:space="preserve"> tab in your app service in portal and </w:t>
      </w:r>
      <w:r>
        <w:rPr>
          <w:rFonts w:cs="Segoe UI"/>
        </w:rPr>
        <w:t xml:space="preserve">selecting the URL on the overview tab. Your deployed website should look similar to the screen shot below. </w:t>
      </w:r>
      <w:r w:rsidR="009F75BE">
        <w:rPr>
          <w:rFonts w:cs="Segoe UI"/>
        </w:rPr>
        <w:t xml:space="preserve"> </w:t>
      </w:r>
    </w:p>
    <w:p w14:paraId="3CD4BA5A" w14:textId="4680711E" w:rsidR="009F75BE" w:rsidRDefault="009F75BE" w:rsidP="00170CF2">
      <w:pPr>
        <w:spacing w:before="220"/>
        <w:rPr>
          <w:rFonts w:cs="Segoe UI"/>
        </w:rPr>
      </w:pPr>
      <w:r>
        <w:rPr>
          <w:rFonts w:cs="Segoe UI"/>
          <w:noProof/>
          <w:lang w:eastAsia="zh-CN"/>
        </w:rPr>
        <w:lastRenderedPageBreak/>
        <w:drawing>
          <wp:inline distT="0" distB="0" distL="0" distR="0" wp14:anchorId="7383B94B" wp14:editId="4C99E203">
            <wp:extent cx="5932805" cy="4199890"/>
            <wp:effectExtent l="0" t="0" r="10795" b="0"/>
            <wp:docPr id="4" name="Picture 4" descr="../../v2-p2/labs/images/azure-hello-htm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2-p2/labs/images/azure-hello-html-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7224289B" w14:textId="76402EDB" w:rsidR="009F75BE" w:rsidRDefault="00B849E6" w:rsidP="00170CF2">
      <w:pPr>
        <w:spacing w:before="220"/>
        <w:rPr>
          <w:rFonts w:cs="Segoe UI"/>
        </w:rPr>
      </w:pPr>
      <w:r>
        <w:rPr>
          <w:rFonts w:cs="Segoe UI"/>
        </w:rPr>
        <w:t xml:space="preserve">Whenever you want to update the website, just update the files in OneDrive and those changes become available to Azure. </w:t>
      </w:r>
      <w:r w:rsidR="009F75BE" w:rsidRPr="009F75BE">
        <w:rPr>
          <w:rFonts w:cs="Segoe UI"/>
        </w:rPr>
        <w:t>You can also set up Continuous deployment to automate the synchronization.</w:t>
      </w:r>
    </w:p>
    <w:p w14:paraId="05D56C4A" w14:textId="07100DF4" w:rsidR="009F75BE" w:rsidRDefault="00B849E6" w:rsidP="00170CF2">
      <w:pPr>
        <w:spacing w:before="220"/>
        <w:rPr>
          <w:rFonts w:cs="Segoe UI"/>
        </w:rPr>
      </w:pPr>
      <w:r>
        <w:rPr>
          <w:rFonts w:cs="Segoe UI"/>
        </w:rPr>
        <w:t>Y</w:t>
      </w:r>
      <w:r w:rsidR="009F75BE" w:rsidRPr="009F75BE">
        <w:rPr>
          <w:rFonts w:cs="Segoe UI"/>
        </w:rPr>
        <w:t>ou</w:t>
      </w:r>
      <w:r>
        <w:rPr>
          <w:rFonts w:cs="Segoe UI"/>
        </w:rPr>
        <w:t xml:space="preserve"> are not limited to HTML files. You can also deploy </w:t>
      </w:r>
      <w:r w:rsidR="009F75BE" w:rsidRPr="009F75BE">
        <w:rPr>
          <w:rFonts w:cs="Segoe UI"/>
        </w:rPr>
        <w:t xml:space="preserve">CSS, JavaScript and many other types of files. </w:t>
      </w:r>
      <w:r>
        <w:rPr>
          <w:rFonts w:cs="Segoe UI"/>
        </w:rPr>
        <w:t xml:space="preserve">Even server-side code such as </w:t>
      </w:r>
      <w:r w:rsidR="009F75BE" w:rsidRPr="009F75BE">
        <w:rPr>
          <w:rFonts w:cs="Segoe UI"/>
        </w:rPr>
        <w:t xml:space="preserve">Node or PHP will </w:t>
      </w:r>
      <w:r>
        <w:rPr>
          <w:rFonts w:cs="Segoe UI"/>
        </w:rPr>
        <w:t>work.</w:t>
      </w:r>
    </w:p>
    <w:p w14:paraId="52BC5AE3" w14:textId="3F694366" w:rsidR="00E03B94" w:rsidRDefault="00354297" w:rsidP="00E03B94">
      <w:pPr>
        <w:pStyle w:val="Heading2"/>
      </w:pPr>
      <w:r>
        <w:t>Exercise 2</w:t>
      </w:r>
      <w:r w:rsidR="00E03B94">
        <w:t xml:space="preserve">: </w:t>
      </w:r>
      <w:r w:rsidR="009F75BE" w:rsidRPr="009F75BE">
        <w:t>Deploying a Node.js script to Microsoft Azure via web interface (Portal)</w:t>
      </w:r>
    </w:p>
    <w:p w14:paraId="49037098" w14:textId="71574594" w:rsidR="00EC4301" w:rsidRDefault="00EC4301" w:rsidP="00495EB9">
      <w:r w:rsidRPr="00EC4301">
        <w:t>In this exercise, you will</w:t>
      </w:r>
      <w:r w:rsidR="00FF4654">
        <w:t xml:space="preserve"> use the</w:t>
      </w:r>
      <w:r w:rsidRPr="00EC4301">
        <w:t xml:space="preserve"> Azure App Service settings to specify Node.js. Then, install </w:t>
      </w:r>
      <w:r w:rsidR="00F849DD">
        <w:t xml:space="preserve">a </w:t>
      </w:r>
      <w:r w:rsidRPr="00EC4301">
        <w:t xml:space="preserve">Node.js Timer app and run it in the cloud. You will use the OneDrive and App Service Editor to deploy the Timer Node.js app developed in </w:t>
      </w:r>
      <w:hyperlink r:id="rId20" w:history="1">
        <w:r w:rsidRPr="00F0166E">
          <w:rPr>
            <w:rStyle w:val="Hyperlink"/>
          </w:rPr>
          <w:t>Module 2 Lesson 2</w:t>
        </w:r>
      </w:hyperlink>
      <w:r w:rsidRPr="00EC4301">
        <w:t xml:space="preserve"> (be sure to refer to lesson 2 throughout this lab). </w:t>
      </w:r>
    </w:p>
    <w:p w14:paraId="43BF71CA" w14:textId="38E6E1DE" w:rsidR="00495EB9" w:rsidRDefault="00EC4301" w:rsidP="00495EB9">
      <w:r w:rsidRPr="00EC4301">
        <w:t xml:space="preserve">These are the high-level steps to complete this exercise: </w:t>
      </w:r>
    </w:p>
    <w:p w14:paraId="6C01B552" w14:textId="474D4A8C" w:rsidR="00DC3AE3" w:rsidRDefault="00EC4301" w:rsidP="00EC4301">
      <w:pPr>
        <w:pStyle w:val="ListParagraph"/>
        <w:numPr>
          <w:ilvl w:val="0"/>
          <w:numId w:val="15"/>
        </w:numPr>
      </w:pPr>
      <w:r w:rsidRPr="00EC4301">
        <w:t>Open Azure portal and create App Service by selection Web App (or use the service created in exercise 1)</w:t>
      </w:r>
    </w:p>
    <w:p w14:paraId="658BE214" w14:textId="19388FEC" w:rsidR="00F0166E" w:rsidRDefault="00F0166E" w:rsidP="00EC4301">
      <w:pPr>
        <w:pStyle w:val="ListParagraph"/>
        <w:numPr>
          <w:ilvl w:val="0"/>
          <w:numId w:val="15"/>
        </w:numPr>
      </w:pPr>
      <w:r w:rsidRPr="00F0166E">
        <w:t xml:space="preserve">Configure OneDrive as a Deployment option (must have OneDrive account) </w:t>
      </w:r>
    </w:p>
    <w:p w14:paraId="55653A2F" w14:textId="7C55BF39" w:rsidR="00F0166E" w:rsidRDefault="00F0166E" w:rsidP="00EC4301">
      <w:pPr>
        <w:pStyle w:val="ListParagraph"/>
        <w:numPr>
          <w:ilvl w:val="0"/>
          <w:numId w:val="15"/>
        </w:numPr>
      </w:pPr>
      <w:r w:rsidRPr="00F0166E">
        <w:t>Copy Timer app script (timer.js) into your folder in OneDrive (https://onedrive.live.com)</w:t>
      </w:r>
      <w:r>
        <w:t xml:space="preserve"> </w:t>
      </w:r>
    </w:p>
    <w:p w14:paraId="13D972E8" w14:textId="2E3515FF" w:rsidR="00F0166E" w:rsidRDefault="00F0166E" w:rsidP="00EC4301">
      <w:pPr>
        <w:pStyle w:val="ListParagraph"/>
        <w:numPr>
          <w:ilvl w:val="0"/>
          <w:numId w:val="15"/>
        </w:numPr>
      </w:pPr>
      <w:r w:rsidRPr="00F0166E">
        <w:t>Go to Azure portal</w:t>
      </w:r>
      <w:r w:rsidR="00F849DD">
        <w:t xml:space="preserve"> </w:t>
      </w:r>
      <w:r w:rsidRPr="00F0166E">
        <w:t>and ensure that the code has been synchronized.</w:t>
      </w:r>
    </w:p>
    <w:p w14:paraId="44D03EF5" w14:textId="46CD03B7" w:rsidR="00F0166E" w:rsidRDefault="00F0166E" w:rsidP="009A1BB7">
      <w:pPr>
        <w:pStyle w:val="ListParagraph"/>
        <w:numPr>
          <w:ilvl w:val="0"/>
          <w:numId w:val="15"/>
        </w:numPr>
      </w:pPr>
      <w:r w:rsidRPr="00F0166E">
        <w:t>Open the console and run Timer in the cloud.</w:t>
      </w:r>
    </w:p>
    <w:p w14:paraId="644EB4AA" w14:textId="58464583" w:rsidR="00F849DD" w:rsidRDefault="00F849DD" w:rsidP="00495EB9">
      <w:r>
        <w:lastRenderedPageBreak/>
        <w:t>Pre-requisites</w:t>
      </w:r>
    </w:p>
    <w:p w14:paraId="29664B56" w14:textId="77777777" w:rsidR="00F849DD" w:rsidRDefault="00F849DD" w:rsidP="009A1BB7">
      <w:pPr>
        <w:pStyle w:val="ListParagraph"/>
        <w:numPr>
          <w:ilvl w:val="0"/>
          <w:numId w:val="20"/>
        </w:numPr>
      </w:pPr>
      <w:r>
        <w:t>Azure account</w:t>
      </w:r>
    </w:p>
    <w:p w14:paraId="304E702E" w14:textId="43CB832F" w:rsidR="00F0166E" w:rsidRDefault="00F0166E" w:rsidP="009A1BB7">
      <w:pPr>
        <w:pStyle w:val="ListParagraph"/>
        <w:numPr>
          <w:ilvl w:val="0"/>
          <w:numId w:val="20"/>
        </w:numPr>
      </w:pPr>
      <w:r w:rsidRPr="00F0166E">
        <w:t>Timer app (timer.js from the lesson 2 lab).</w:t>
      </w:r>
      <w:r>
        <w:t xml:space="preserve"> </w:t>
      </w:r>
    </w:p>
    <w:p w14:paraId="37E0CBCC" w14:textId="64883BE0" w:rsidR="00F0166E" w:rsidRPr="008353A5" w:rsidRDefault="00F0166E" w:rsidP="00495EB9">
      <w:pPr>
        <w:rPr>
          <w:ins w:id="5" w:author="Severin Leonard" w:date="2016-12-19T14:43:00Z"/>
          <w:rStyle w:val="Hyperlink"/>
        </w:rPr>
      </w:pPr>
      <w:r w:rsidRPr="00F0166E">
        <w:t xml:space="preserve">Open Azure portal. </w:t>
      </w:r>
      <w:ins w:id="6" w:author="Severin Leonard" w:date="2016-12-19T14:43:00Z">
        <w:r w:rsidR="008353A5">
          <w:fldChar w:fldCharType="begin"/>
        </w:r>
        <w:r w:rsidR="008353A5">
          <w:instrText xml:space="preserve"> HYPERLINK "https://portal.azure.com/" </w:instrText>
        </w:r>
        <w:r w:rsidR="008353A5">
          <w:fldChar w:fldCharType="separate"/>
        </w:r>
        <w:r w:rsidR="00F849DD" w:rsidRPr="008353A5">
          <w:rPr>
            <w:rStyle w:val="Hyperlink"/>
          </w:rPr>
          <w:t>Sign in to the A</w:t>
        </w:r>
        <w:r w:rsidR="00F849DD" w:rsidRPr="008353A5">
          <w:rPr>
            <w:rStyle w:val="Hyperlink"/>
          </w:rPr>
          <w:t>z</w:t>
        </w:r>
        <w:r w:rsidR="00F849DD" w:rsidRPr="008353A5">
          <w:rPr>
            <w:rStyle w:val="Hyperlink"/>
          </w:rPr>
          <w:t>ure portal</w:t>
        </w:r>
        <w:r w:rsidR="008353A5">
          <w:fldChar w:fldCharType="end"/>
        </w:r>
      </w:ins>
      <w:r w:rsidR="00F849DD">
        <w:t xml:space="preserve">. If you do not have an account you can sign up for a </w:t>
      </w:r>
      <w:ins w:id="7" w:author="Severin Leonard" w:date="2016-12-19T14:43:00Z">
        <w:r w:rsidR="008353A5">
          <w:fldChar w:fldCharType="begin"/>
        </w:r>
        <w:r w:rsidR="008353A5">
          <w:instrText xml:space="preserve"> HYPERLINK "https://azure.microsoft.com/en-us/free/" </w:instrText>
        </w:r>
        <w:r w:rsidR="008353A5">
          <w:fldChar w:fldCharType="separate"/>
        </w:r>
        <w:r w:rsidR="00F849DD" w:rsidRPr="008353A5">
          <w:rPr>
            <w:rStyle w:val="Hyperlink"/>
          </w:rPr>
          <w:t>free trial</w:t>
        </w:r>
      </w:ins>
    </w:p>
    <w:p w14:paraId="35C48320" w14:textId="6BD9F158" w:rsidR="00F0166E" w:rsidRPr="000D5812" w:rsidRDefault="008353A5" w:rsidP="00495EB9">
      <w:pPr>
        <w:rPr>
          <w:b/>
        </w:rPr>
      </w:pPr>
      <w:ins w:id="8" w:author="Severin Leonard" w:date="2016-12-19T14:43:00Z">
        <w:r>
          <w:fldChar w:fldCharType="end"/>
        </w:r>
      </w:ins>
      <w:r w:rsidR="006E53B2">
        <w:rPr>
          <w:b/>
          <w:noProof/>
          <w:lang w:eastAsia="zh-CN"/>
        </w:rPr>
        <w:drawing>
          <wp:inline distT="0" distB="0" distL="0" distR="0" wp14:anchorId="1122EE5A" wp14:editId="4BC0364E">
            <wp:extent cx="5932805" cy="4869815"/>
            <wp:effectExtent l="0" t="0" r="10795" b="6985"/>
            <wp:docPr id="15" name="Picture 15" descr="../../v2-p2/labs/images/azure-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p2/labs/images/azure-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869815"/>
                    </a:xfrm>
                    <a:prstGeom prst="rect">
                      <a:avLst/>
                    </a:prstGeom>
                    <a:noFill/>
                    <a:ln>
                      <a:noFill/>
                    </a:ln>
                  </pic:spPr>
                </pic:pic>
              </a:graphicData>
            </a:graphic>
          </wp:inline>
        </w:drawing>
      </w:r>
    </w:p>
    <w:p w14:paraId="42FA6417" w14:textId="57B442E8" w:rsidR="00DC3AE3" w:rsidRPr="009A1BB7" w:rsidRDefault="00F849DD" w:rsidP="00495EB9">
      <w:pPr>
        <w:rPr>
          <w:b/>
        </w:rPr>
      </w:pPr>
      <w:r>
        <w:t>Select the app you</w:t>
      </w:r>
      <w:r w:rsidR="00F0166E" w:rsidRPr="00F0166E">
        <w:t xml:space="preserve"> created in Exercise 1 or create a new App Service. </w:t>
      </w:r>
      <w:r>
        <w:t xml:space="preserve">To create a new App </w:t>
      </w:r>
      <w:proofErr w:type="gramStart"/>
      <w:r>
        <w:t>Service</w:t>
      </w:r>
      <w:proofErr w:type="gramEnd"/>
      <w:r>
        <w:t xml:space="preserve"> select</w:t>
      </w:r>
      <w:r w:rsidR="00F0166E" w:rsidRPr="00F0166E">
        <w:t xml:space="preserve"> </w:t>
      </w:r>
      <w:r w:rsidR="00F0166E" w:rsidRPr="009A1BB7">
        <w:rPr>
          <w:rFonts w:ascii="Courier" w:hAnsi="Courier"/>
          <w:b/>
        </w:rPr>
        <w:t>App Services</w:t>
      </w:r>
      <w:r>
        <w:rPr>
          <w:rFonts w:ascii="Courier" w:hAnsi="Courier"/>
        </w:rPr>
        <w:t xml:space="preserve"> from the left menu</w:t>
      </w:r>
      <w:r w:rsidR="00F0166E" w:rsidRPr="00F0166E">
        <w:t xml:space="preserve">. Create </w:t>
      </w:r>
      <w:r>
        <w:t xml:space="preserve">a new service by selecting </w:t>
      </w:r>
      <w:r w:rsidRPr="009A1BB7">
        <w:rPr>
          <w:b/>
        </w:rPr>
        <w:t xml:space="preserve">+ New | Web App </w:t>
      </w:r>
      <w:r w:rsidR="00F0166E" w:rsidRPr="009A1BB7">
        <w:rPr>
          <w:b/>
        </w:rPr>
        <w:t xml:space="preserve"> </w:t>
      </w:r>
    </w:p>
    <w:p w14:paraId="40586F0D" w14:textId="298797D5" w:rsidR="00F0166E" w:rsidRPr="000D5812" w:rsidRDefault="006E53B2" w:rsidP="00495EB9">
      <w:pPr>
        <w:rPr>
          <w:b/>
        </w:rPr>
      </w:pPr>
      <w:r>
        <w:rPr>
          <w:b/>
          <w:noProof/>
          <w:lang w:eastAsia="zh-CN"/>
        </w:rPr>
        <w:lastRenderedPageBreak/>
        <w:drawing>
          <wp:inline distT="0" distB="0" distL="0" distR="0" wp14:anchorId="2524C73A" wp14:editId="6FF9D3A0">
            <wp:extent cx="5901055" cy="3348990"/>
            <wp:effectExtent l="0" t="0" r="0" b="3810"/>
            <wp:docPr id="16" name="Picture 16" descr="../../v2-p2/labs/images/azur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2-p2/labs/images/azure-2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055" cy="3348990"/>
                    </a:xfrm>
                    <a:prstGeom prst="rect">
                      <a:avLst/>
                    </a:prstGeom>
                    <a:noFill/>
                    <a:ln>
                      <a:noFill/>
                    </a:ln>
                  </pic:spPr>
                </pic:pic>
              </a:graphicData>
            </a:graphic>
          </wp:inline>
        </w:drawing>
      </w:r>
    </w:p>
    <w:p w14:paraId="3DC52CA9" w14:textId="186771CF" w:rsidR="00F849DD" w:rsidRDefault="00F849DD" w:rsidP="00495EB9">
      <w:r>
        <w:t>Specify Node.js version for our App Service</w:t>
      </w:r>
    </w:p>
    <w:p w14:paraId="0B2A2847" w14:textId="128E033C" w:rsidR="00A3356E" w:rsidRDefault="00F849DD" w:rsidP="00495EB9">
      <w:r>
        <w:t xml:space="preserve">We need to specify the version of </w:t>
      </w:r>
      <w:r w:rsidR="00A3356E" w:rsidRPr="00A3356E">
        <w:t xml:space="preserve">Node.js version we want Azure to use when we </w:t>
      </w:r>
      <w:r>
        <w:t xml:space="preserve">run </w:t>
      </w:r>
      <w:r w:rsidR="00A3356E" w:rsidRPr="00A3356E">
        <w:t>our script</w:t>
      </w:r>
      <w:r>
        <w:t>.</w:t>
      </w:r>
      <w:r w:rsidR="00A3356E" w:rsidRPr="00A3356E">
        <w:t xml:space="preserve"> Azure App Services is a PaaS which means developers have </w:t>
      </w:r>
      <w:r>
        <w:t>some c</w:t>
      </w:r>
      <w:r w:rsidR="00A3356E" w:rsidRPr="00A3356E">
        <w:t xml:space="preserve">ontrol over the environment. </w:t>
      </w:r>
      <w:r>
        <w:t>You can control the versions of Node.js to run. L</w:t>
      </w:r>
      <w:r w:rsidR="00A3356E" w:rsidRPr="00A3356E">
        <w:t xml:space="preserve">et's check </w:t>
      </w:r>
      <w:r>
        <w:t>what versions are</w:t>
      </w:r>
      <w:r w:rsidR="00A3356E" w:rsidRPr="00A3356E">
        <w:t xml:space="preserve"> available. This way you can find out about new versions in the future.</w:t>
      </w:r>
      <w:r w:rsidR="00A3356E">
        <w:t xml:space="preserve"> </w:t>
      </w:r>
    </w:p>
    <w:p w14:paraId="35A09FD6" w14:textId="1A277B7B" w:rsidR="00A3356E" w:rsidRDefault="00F849DD" w:rsidP="00495EB9">
      <w:ins w:id="9" w:author="Susan Ibach" w:date="2016-12-19T10:47:00Z">
        <w:r>
          <w:t>In the Azure Portal, navigate to your app. Select</w:t>
        </w:r>
      </w:ins>
      <w:ins w:id="10" w:author="Susan Ibach" w:date="2016-12-19T10:48:00Z">
        <w:r>
          <w:t xml:space="preserve"> </w:t>
        </w:r>
        <w:r w:rsidRPr="008353A5">
          <w:rPr>
            <w:b/>
          </w:rPr>
          <w:t xml:space="preserve">Development Tools | </w:t>
        </w:r>
      </w:ins>
      <w:r w:rsidR="00A3356E" w:rsidRPr="008353A5">
        <w:rPr>
          <w:rFonts w:ascii="Courier" w:hAnsi="Courier"/>
          <w:b/>
        </w:rPr>
        <w:t>Advanced Tools</w:t>
      </w:r>
      <w:r>
        <w:t xml:space="preserve">. Select </w:t>
      </w:r>
      <w:r w:rsidRPr="008353A5">
        <w:rPr>
          <w:b/>
        </w:rPr>
        <w:t>Go</w:t>
      </w:r>
      <w:r>
        <w:t xml:space="preserve"> on the Advanced Tools blade. </w:t>
      </w:r>
    </w:p>
    <w:p w14:paraId="75A5A982" w14:textId="27BC9C07" w:rsidR="00A3356E" w:rsidRDefault="006D3942" w:rsidP="00495EB9">
      <w:r>
        <w:rPr>
          <w:noProof/>
          <w:lang w:eastAsia="zh-CN"/>
        </w:rPr>
        <w:lastRenderedPageBreak/>
        <w:drawing>
          <wp:inline distT="0" distB="0" distL="0" distR="0" wp14:anchorId="441BE760" wp14:editId="073C19F6">
            <wp:extent cx="5932805" cy="4199890"/>
            <wp:effectExtent l="0" t="0" r="10795" b="0"/>
            <wp:docPr id="6" name="Picture 6" descr="../../v2-p2/labs/images/azure-t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2-p2/labs/images/azure-time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5B37F10C" w14:textId="40100499" w:rsidR="006D3942" w:rsidRDefault="00F849DD" w:rsidP="00495EB9">
      <w:r>
        <w:t>You will be brought to advan</w:t>
      </w:r>
      <w:r w:rsidR="006D3942" w:rsidRPr="006D3942">
        <w:t xml:space="preserve">ced tools for </w:t>
      </w:r>
      <w:r>
        <w:t>your</w:t>
      </w:r>
      <w:r w:rsidR="006D3942" w:rsidRPr="006D3942">
        <w:t xml:space="preserve"> service </w:t>
      </w:r>
      <w:proofErr w:type="gramStart"/>
      <w:r>
        <w:t>(</w:t>
      </w:r>
      <w:r w:rsidR="006D3942" w:rsidRPr="006D3942">
        <w:t xml:space="preserve"> https://</w:t>
      </w:r>
      <w:r w:rsidRPr="00275A04">
        <w:rPr>
          <w:i/>
        </w:rPr>
        <w:t>yourappname</w:t>
      </w:r>
      <w:r w:rsidR="006D3942" w:rsidRPr="006D3942">
        <w:t>.scm.azurewebsites.net</w:t>
      </w:r>
      <w:proofErr w:type="gramEnd"/>
      <w:r>
        <w:t>)</w:t>
      </w:r>
    </w:p>
    <w:p w14:paraId="0C27348D" w14:textId="2B37D5BD" w:rsidR="006D3942" w:rsidRDefault="006D3942" w:rsidP="00495EB9">
      <w:r>
        <w:rPr>
          <w:noProof/>
          <w:lang w:eastAsia="zh-CN"/>
        </w:rPr>
        <w:lastRenderedPageBreak/>
        <w:drawing>
          <wp:inline distT="0" distB="0" distL="0" distR="0" wp14:anchorId="0557B740" wp14:editId="5D8DFD36">
            <wp:extent cx="5932805" cy="4199890"/>
            <wp:effectExtent l="0" t="0" r="10795" b="0"/>
            <wp:docPr id="7" name="Picture 7" descr="../../v2-p2/labs/images/azure-t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p2/labs/images/azure-tim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86AD719" w14:textId="3EA61D29" w:rsidR="00A3356E" w:rsidRDefault="00F849DD" w:rsidP="00495EB9">
      <w:r>
        <w:t xml:space="preserve">Select </w:t>
      </w:r>
      <w:r w:rsidR="00DA3673" w:rsidRPr="008353A5">
        <w:rPr>
          <w:rFonts w:ascii="Courier" w:hAnsi="Courier"/>
          <w:b/>
        </w:rPr>
        <w:t>Runtime versions</w:t>
      </w:r>
      <w:r w:rsidR="00DA3673" w:rsidRPr="00DA3673">
        <w:t xml:space="preserve"> or </w:t>
      </w:r>
      <w:r w:rsidR="00236C10">
        <w:t>you can navigate there</w:t>
      </w:r>
      <w:r>
        <w:t xml:space="preserve"> directly </w:t>
      </w:r>
      <w:r w:rsidR="00DA3673" w:rsidRPr="00DA3673">
        <w:t>https://</w:t>
      </w:r>
      <w:r w:rsidRPr="008353A5">
        <w:rPr>
          <w:i/>
        </w:rPr>
        <w:t>yourappname</w:t>
      </w:r>
      <w:r w:rsidR="00DA3673" w:rsidRPr="00DA3673">
        <w:t>.scm.azurewebsites.net/api/diagnostics/runtime. You</w:t>
      </w:r>
      <w:r w:rsidR="00236C10">
        <w:t xml:space="preserve"> will see a list </w:t>
      </w:r>
      <w:proofErr w:type="gramStart"/>
      <w:r w:rsidR="00236C10">
        <w:t xml:space="preserve">of </w:t>
      </w:r>
      <w:r w:rsidR="00DA3673" w:rsidRPr="00DA3673">
        <w:t xml:space="preserve"> available</w:t>
      </w:r>
      <w:proofErr w:type="gramEnd"/>
      <w:r w:rsidR="00DA3673" w:rsidRPr="00DA3673">
        <w:t xml:space="preserve"> Node and </w:t>
      </w:r>
      <w:proofErr w:type="spellStart"/>
      <w:r w:rsidR="00DA3673" w:rsidRPr="00DA3673">
        <w:t>npm</w:t>
      </w:r>
      <w:proofErr w:type="spellEnd"/>
      <w:r w:rsidR="00DA3673" w:rsidRPr="00DA3673">
        <w:t xml:space="preserve"> version pairs in JSON format. </w:t>
      </w:r>
    </w:p>
    <w:p w14:paraId="6DF28551" w14:textId="2ACA6631" w:rsidR="00DA3673" w:rsidRDefault="00DA3673" w:rsidP="00495EB9">
      <w:r>
        <w:rPr>
          <w:noProof/>
          <w:lang w:eastAsia="zh-CN"/>
        </w:rPr>
        <w:lastRenderedPageBreak/>
        <w:drawing>
          <wp:inline distT="0" distB="0" distL="0" distR="0" wp14:anchorId="316A4002" wp14:editId="3B93A915">
            <wp:extent cx="5932805" cy="4199890"/>
            <wp:effectExtent l="0" t="0" r="10795" b="0"/>
            <wp:docPr id="9" name="Picture 9" descr="../../v2-p2/labs/images/azure-t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p2/labs/images/azure-time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216FF628" w14:textId="14A0B738" w:rsidR="00DA3673" w:rsidRDefault="00236C10" w:rsidP="00495EB9">
      <w:r>
        <w:t xml:space="preserve">Now we know what versions are supported, we can return to the Azure portal. </w:t>
      </w:r>
      <w:r w:rsidR="00DA3673" w:rsidRPr="00DA3673">
        <w:t xml:space="preserve">We are going to use versions 6.9.1 for Node and 3.10.8 for </w:t>
      </w:r>
      <w:proofErr w:type="spellStart"/>
      <w:r w:rsidR="00DA3673" w:rsidRPr="00DA3673">
        <w:t>npm</w:t>
      </w:r>
      <w:proofErr w:type="spellEnd"/>
      <w:r w:rsidR="00DA3673" w:rsidRPr="00DA3673">
        <w:t xml:space="preserve">. </w:t>
      </w:r>
      <w:r>
        <w:t>In the Azure portal navigate to your</w:t>
      </w:r>
      <w:r w:rsidR="00DA3673" w:rsidRPr="00DA3673">
        <w:t xml:space="preserve"> app service. </w:t>
      </w:r>
      <w:r>
        <w:t xml:space="preserve">Select </w:t>
      </w:r>
      <w:r w:rsidRPr="008353A5">
        <w:rPr>
          <w:b/>
        </w:rPr>
        <w:t xml:space="preserve">Settings | Application </w:t>
      </w:r>
      <w:proofErr w:type="gramStart"/>
      <w:r w:rsidRPr="008353A5">
        <w:rPr>
          <w:b/>
        </w:rPr>
        <w:t>Settings</w:t>
      </w:r>
      <w:r>
        <w:t xml:space="preserve"> .</w:t>
      </w:r>
      <w:proofErr w:type="gramEnd"/>
      <w:r>
        <w:t xml:space="preserve"> Scroll down to </w:t>
      </w:r>
      <w:r w:rsidR="00DA3673" w:rsidRPr="00DA3673">
        <w:rPr>
          <w:rFonts w:ascii="Courier" w:hAnsi="Courier"/>
        </w:rPr>
        <w:t>App settings</w:t>
      </w:r>
      <w:r w:rsidR="00DA3673" w:rsidRPr="00DA3673">
        <w:t xml:space="preserve">. These are the environment variable which Azure will set for this service. We can control Node.js and </w:t>
      </w:r>
      <w:proofErr w:type="spellStart"/>
      <w:r w:rsidR="00DA3673" w:rsidRPr="00DA3673">
        <w:t>npm</w:t>
      </w:r>
      <w:proofErr w:type="spellEnd"/>
      <w:r w:rsidR="00DA3673" w:rsidRPr="00DA3673">
        <w:t xml:space="preserve"> versions by setting the values for </w:t>
      </w:r>
      <w:r w:rsidR="00DA3673" w:rsidRPr="00DA3673">
        <w:rPr>
          <w:rFonts w:ascii="Courier" w:hAnsi="Courier"/>
        </w:rPr>
        <w:t>WEBSITE_NODE_DEFAULT_VERSION and WEBSITE_NPM_DEFAULT_VERSION</w:t>
      </w:r>
      <w:r w:rsidR="00DA3673" w:rsidRPr="00DA3673">
        <w:t xml:space="preserve"> respectively. </w:t>
      </w:r>
      <w:r>
        <w:t xml:space="preserve">Set WEBSITE_NODE_DEFAULT_VERSION </w:t>
      </w:r>
      <w:proofErr w:type="gramStart"/>
      <w:r>
        <w:t>to  6.9.1</w:t>
      </w:r>
      <w:proofErr w:type="gramEnd"/>
      <w:r>
        <w:t xml:space="preserve"> set WEBSITE_NPM_DEFAULT_VERSION to 3.10.8 as shown in the screenshot below.</w:t>
      </w:r>
    </w:p>
    <w:p w14:paraId="5112DF5E" w14:textId="5F63DDD8" w:rsidR="00DA3673" w:rsidRDefault="00DA3673" w:rsidP="00495EB9">
      <w:r>
        <w:rPr>
          <w:noProof/>
          <w:lang w:eastAsia="zh-CN"/>
        </w:rPr>
        <w:lastRenderedPageBreak/>
        <w:drawing>
          <wp:inline distT="0" distB="0" distL="0" distR="0" wp14:anchorId="22F800A1" wp14:editId="3080FC82">
            <wp:extent cx="5932805" cy="4199890"/>
            <wp:effectExtent l="0" t="0" r="10795" b="0"/>
            <wp:docPr id="10" name="Picture 10" descr="../../v2-p2/labs/images/azure-tim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2-p2/labs/images/azure-timer-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5608B7B5" w14:textId="304191FB" w:rsidR="00DA3673" w:rsidRDefault="00236C10" w:rsidP="00495EB9">
      <w:r>
        <w:t xml:space="preserve">When you update the app settings to specify new versions, you will see a purple bar beside the modified app settings. This indicates the changes are not saved. Select </w:t>
      </w:r>
      <w:r w:rsidR="00DA3673" w:rsidRPr="008353A5">
        <w:rPr>
          <w:b/>
        </w:rPr>
        <w:t>Save</w:t>
      </w:r>
      <w:r w:rsidR="00DA3673" w:rsidRPr="00DA3673">
        <w:t xml:space="preserve"> in the top menu </w:t>
      </w:r>
      <w:r>
        <w:t>to save your changes.</w:t>
      </w:r>
    </w:p>
    <w:p w14:paraId="56917926" w14:textId="44FD294B" w:rsidR="00DA3673" w:rsidRDefault="00DA3673" w:rsidP="00495EB9">
      <w:r>
        <w:rPr>
          <w:noProof/>
          <w:lang w:eastAsia="zh-CN"/>
        </w:rPr>
        <w:lastRenderedPageBreak/>
        <w:drawing>
          <wp:inline distT="0" distB="0" distL="0" distR="0" wp14:anchorId="0D595F87" wp14:editId="468A5C21">
            <wp:extent cx="5932805" cy="4199890"/>
            <wp:effectExtent l="0" t="0" r="10795" b="0"/>
            <wp:docPr id="11" name="Picture 11" descr="../../v2-p2/labs/images/azure-tim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2-p2/labs/images/azure-timer-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6FB82680" w14:textId="21D3E51F" w:rsidR="00236C10" w:rsidRDefault="00236C10" w:rsidP="00495EB9">
      <w:r>
        <w:t>Upload your node.js app</w:t>
      </w:r>
    </w:p>
    <w:p w14:paraId="05125AF2" w14:textId="363D4055" w:rsidR="00236C10" w:rsidRDefault="00236C10" w:rsidP="00495EB9">
      <w:r>
        <w:t>U</w:t>
      </w:r>
      <w:r w:rsidR="00DA3673" w:rsidRPr="00DA3673">
        <w:t xml:space="preserve">pload </w:t>
      </w:r>
      <w:r>
        <w:t xml:space="preserve">your timer app to </w:t>
      </w:r>
      <w:r w:rsidR="00DA3673" w:rsidRPr="00DA3673">
        <w:t xml:space="preserve">OneDrive </w:t>
      </w:r>
      <w:r>
        <w:t xml:space="preserve">and synchronize the changes to Azure using the steps you followed in Exercise 1 for your HTML file </w:t>
      </w:r>
      <w:r w:rsidR="00DA3673" w:rsidRPr="00DA3673">
        <w:t xml:space="preserve">or </w:t>
      </w:r>
      <w:r>
        <w:t xml:space="preserve">use </w:t>
      </w:r>
      <w:r w:rsidR="00DA3673" w:rsidRPr="00DA3673">
        <w:t>App Service Editor</w:t>
      </w:r>
      <w:ins w:id="11" w:author="Severin Leonard" w:date="2016-12-19T14:52:00Z">
        <w:r w:rsidR="00275A04">
          <w:t xml:space="preserve"> as described below</w:t>
        </w:r>
      </w:ins>
      <w:r>
        <w:t>.</w:t>
      </w:r>
    </w:p>
    <w:p w14:paraId="12B0EDEF" w14:textId="7FC3C88A" w:rsidR="00236C10" w:rsidRDefault="00236C10" w:rsidP="00495EB9">
      <w:r>
        <w:t>If you want to try App Service Editor follow the steps below</w:t>
      </w:r>
      <w:r w:rsidR="00DA3673" w:rsidRPr="00DA3673">
        <w:t xml:space="preserve"> </w:t>
      </w:r>
    </w:p>
    <w:p w14:paraId="0A145A56" w14:textId="62167E99" w:rsidR="00DA3673" w:rsidRDefault="00236C10" w:rsidP="00495EB9">
      <w:r>
        <w:t>App</w:t>
      </w:r>
      <w:r w:rsidR="00DA3673" w:rsidRPr="00DA3673">
        <w:t xml:space="preserve"> Editor looks similar to VS Code and is a great tool to make changes and run code in Azure directly. When using other deployment options (</w:t>
      </w:r>
      <w:proofErr w:type="spellStart"/>
      <w:r w:rsidR="00DA3673" w:rsidRPr="00DA3673">
        <w:t>Git</w:t>
      </w:r>
      <w:proofErr w:type="spellEnd"/>
      <w:r w:rsidR="00DA3673" w:rsidRPr="00DA3673">
        <w:t>, FTP, OneDrive), keep in mind that your manual changes</w:t>
      </w:r>
      <w:r>
        <w:t xml:space="preserve"> completed with App Editor</w:t>
      </w:r>
      <w:r w:rsidR="00DA3673" w:rsidRPr="00DA3673">
        <w:t xml:space="preserve"> might be overwritten</w:t>
      </w:r>
      <w:r>
        <w:t xml:space="preserve"> when you synchronize files.</w:t>
      </w:r>
    </w:p>
    <w:p w14:paraId="4A08E5B6" w14:textId="2A882873" w:rsidR="00DA3673" w:rsidRDefault="00DA3673" w:rsidP="00DA3673">
      <w:r>
        <w:t xml:space="preserve">To create a file in App </w:t>
      </w:r>
      <w:r w:rsidR="00236C10">
        <w:t>S</w:t>
      </w:r>
      <w:r>
        <w:t xml:space="preserve">ervice Editor, </w:t>
      </w:r>
      <w:r w:rsidR="00236C10">
        <w:t>navigate to</w:t>
      </w:r>
      <w:r>
        <w:t xml:space="preserve"> https://</w:t>
      </w:r>
      <w:r w:rsidR="00236C10" w:rsidRPr="008353A5">
        <w:rPr>
          <w:i/>
        </w:rPr>
        <w:t>yourappname</w:t>
      </w:r>
      <w:r>
        <w:t xml:space="preserve">.scm.azurewebsites.net/dev/wwwroot/ </w:t>
      </w:r>
      <w:r w:rsidR="00236C10">
        <w:t>or</w:t>
      </w:r>
      <w:r>
        <w:t xml:space="preserve"> select </w:t>
      </w:r>
      <w:r w:rsidR="00236C10" w:rsidRPr="008353A5">
        <w:rPr>
          <w:b/>
        </w:rPr>
        <w:t>Development Tools |</w:t>
      </w:r>
      <w:r w:rsidR="00236C10">
        <w:t xml:space="preserve"> </w:t>
      </w:r>
      <w:r w:rsidRPr="008353A5">
        <w:rPr>
          <w:b/>
        </w:rPr>
        <w:t>App Service Editor</w:t>
      </w:r>
      <w:r>
        <w:t xml:space="preserve"> </w:t>
      </w:r>
      <w:r w:rsidR="00236C10">
        <w:t>in the Azure Portal.</w:t>
      </w:r>
    </w:p>
    <w:p w14:paraId="49DA3C81" w14:textId="081F1E0B" w:rsidR="00DA3673" w:rsidRDefault="00DA3673" w:rsidP="00495EB9">
      <w:r w:rsidRPr="00DA3673">
        <w:t xml:space="preserve">In App Service Editor, you </w:t>
      </w:r>
      <w:r w:rsidR="00236C10">
        <w:t xml:space="preserve">will see </w:t>
      </w:r>
      <w:r w:rsidRPr="00DA3673">
        <w:t xml:space="preserve">the </w:t>
      </w:r>
      <w:proofErr w:type="spellStart"/>
      <w:r w:rsidRPr="00DA3673">
        <w:t>wwwroot</w:t>
      </w:r>
      <w:proofErr w:type="spellEnd"/>
      <w:r w:rsidRPr="00DA3673">
        <w:t xml:space="preserve"> folder in the left menu. You can hover over the folder name which will </w:t>
      </w:r>
      <w:r w:rsidR="00236C10">
        <w:t>pop up</w:t>
      </w:r>
      <w:r w:rsidRPr="00DA3673">
        <w:t xml:space="preserve"> the icons to create a new file. Select </w:t>
      </w:r>
      <w:r w:rsidR="00A12E0D">
        <w:t>Create New File as shown in the screenshot below.</w:t>
      </w:r>
    </w:p>
    <w:p w14:paraId="75B55E99" w14:textId="2A7DEB91" w:rsidR="00DA3673" w:rsidRDefault="00DA3673" w:rsidP="00495EB9">
      <w:r>
        <w:rPr>
          <w:noProof/>
          <w:lang w:eastAsia="zh-CN"/>
        </w:rPr>
        <w:lastRenderedPageBreak/>
        <w:drawing>
          <wp:inline distT="0" distB="0" distL="0" distR="0" wp14:anchorId="3C26B576" wp14:editId="37CC0F90">
            <wp:extent cx="5932805" cy="4199890"/>
            <wp:effectExtent l="0" t="0" r="10795" b="0"/>
            <wp:docPr id="12" name="Picture 12" descr="../../v2-p2/labs/images/azure-ti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2-p2/labs/images/azure-timer-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D94C5D7" w14:textId="2B0B6EC9" w:rsidR="00DA3673" w:rsidRDefault="00A12E0D" w:rsidP="00495EB9">
      <w:r>
        <w:t xml:space="preserve">If you do not have the completed timer.js file, you can use the code below. </w:t>
      </w:r>
      <w:r w:rsidR="00DA3673" w:rsidRPr="00DA3673">
        <w:t xml:space="preserve">The only difference between this code and the code implemented in lesson 2 lab is that this code </w:t>
      </w:r>
      <w:r>
        <w:t>uses</w:t>
      </w:r>
      <w:r w:rsidR="00DA3673" w:rsidRPr="00DA3673">
        <w:t xml:space="preserve"> ES6/ES2015 features which are not available in by default in Node 4 which Azure has by default, only in 6 and higher. </w:t>
      </w:r>
      <w:r>
        <w:t xml:space="preserve">This allows us to test we correctly configured Azure to use Node 6 for our App Service. </w:t>
      </w:r>
    </w:p>
    <w:p w14:paraId="1DB12CDB" w14:textId="77777777" w:rsidR="00DA3673" w:rsidRDefault="00DA3673" w:rsidP="00DA3673">
      <w:pPr>
        <w:pStyle w:val="Code"/>
      </w:pPr>
      <w:r>
        <w:t>let timeLeft = 0</w:t>
      </w:r>
    </w:p>
    <w:p w14:paraId="311286F4" w14:textId="77777777" w:rsidR="00DA3673" w:rsidRDefault="00DA3673" w:rsidP="00DA3673">
      <w:pPr>
        <w:pStyle w:val="Code"/>
      </w:pPr>
      <w:r>
        <w:t>const argv = process.argv</w:t>
      </w:r>
    </w:p>
    <w:p w14:paraId="2ED01DBA" w14:textId="77777777" w:rsidR="00DA3673" w:rsidRDefault="00DA3673" w:rsidP="00DA3673">
      <w:pPr>
        <w:pStyle w:val="Code"/>
      </w:pPr>
      <w:r>
        <w:t>if (!argv[2]) {</w:t>
      </w:r>
    </w:p>
    <w:p w14:paraId="01112F4F" w14:textId="77777777" w:rsidR="00DA3673" w:rsidRDefault="00DA3673" w:rsidP="00DA3673">
      <w:pPr>
        <w:pStyle w:val="Code"/>
      </w:pPr>
      <w:r>
        <w:t xml:space="preserve">  console.log('Please provide an argument, e.g., 5s or 1min.')</w:t>
      </w:r>
    </w:p>
    <w:p w14:paraId="0B5088CC" w14:textId="77777777" w:rsidR="00DA3673" w:rsidRDefault="00DA3673" w:rsidP="00DA3673">
      <w:pPr>
        <w:pStyle w:val="Code"/>
      </w:pPr>
      <w:r>
        <w:t xml:space="preserve">  process.exit(1)</w:t>
      </w:r>
    </w:p>
    <w:p w14:paraId="2B9CBC33" w14:textId="77777777" w:rsidR="00DA3673" w:rsidRDefault="00DA3673" w:rsidP="00DA3673">
      <w:pPr>
        <w:pStyle w:val="Code"/>
      </w:pPr>
      <w:r>
        <w:t>} else if (argv[2].indexOf('s')&gt;-1) {</w:t>
      </w:r>
    </w:p>
    <w:p w14:paraId="36ECB773" w14:textId="77777777" w:rsidR="00DA3673" w:rsidRDefault="00DA3673" w:rsidP="00DA3673">
      <w:pPr>
        <w:pStyle w:val="Code"/>
      </w:pPr>
      <w:r>
        <w:t xml:space="preserve">  timeLeft = parseInt(argv[2].slice(0, -1), 10)</w:t>
      </w:r>
    </w:p>
    <w:p w14:paraId="32467A7A" w14:textId="77777777" w:rsidR="00DA3673" w:rsidRDefault="00DA3673" w:rsidP="00DA3673">
      <w:pPr>
        <w:pStyle w:val="Code"/>
      </w:pPr>
      <w:r>
        <w:t>} else if (argv[2].indexOf('min')&gt;-1) {</w:t>
      </w:r>
    </w:p>
    <w:p w14:paraId="54D5653F" w14:textId="77777777" w:rsidR="00DA3673" w:rsidRDefault="00DA3673" w:rsidP="00DA3673">
      <w:pPr>
        <w:pStyle w:val="Code"/>
      </w:pPr>
      <w:r>
        <w:t xml:space="preserve">  timeLeft = parseInt(argv[2].slice(0, -3), 10) * 60</w:t>
      </w:r>
    </w:p>
    <w:p w14:paraId="199A144E" w14:textId="77777777" w:rsidR="00DA3673" w:rsidRDefault="00DA3673" w:rsidP="00DA3673">
      <w:pPr>
        <w:pStyle w:val="Code"/>
      </w:pPr>
      <w:r>
        <w:t>} else {</w:t>
      </w:r>
    </w:p>
    <w:p w14:paraId="4709B5D3" w14:textId="77777777" w:rsidR="00DA3673" w:rsidRDefault="00DA3673" w:rsidP="00DA3673">
      <w:pPr>
        <w:pStyle w:val="Code"/>
      </w:pPr>
      <w:r>
        <w:t xml:space="preserve">  console.log('Please provide a valid argument, e.g., 5s or 1min.')</w:t>
      </w:r>
    </w:p>
    <w:p w14:paraId="5A91300D" w14:textId="77777777" w:rsidR="00DA3673" w:rsidRDefault="00DA3673" w:rsidP="00DA3673">
      <w:pPr>
        <w:pStyle w:val="Code"/>
      </w:pPr>
      <w:r>
        <w:t xml:space="preserve">  process.exit(1)</w:t>
      </w:r>
    </w:p>
    <w:p w14:paraId="0EED38BE" w14:textId="77777777" w:rsidR="00DA3673" w:rsidRDefault="00DA3673" w:rsidP="00DA3673">
      <w:pPr>
        <w:pStyle w:val="Code"/>
      </w:pPr>
      <w:r>
        <w:t>}</w:t>
      </w:r>
    </w:p>
    <w:p w14:paraId="3DA69895" w14:textId="77777777" w:rsidR="00DA3673" w:rsidRDefault="00DA3673" w:rsidP="00DA3673">
      <w:pPr>
        <w:pStyle w:val="Code"/>
      </w:pPr>
    </w:p>
    <w:p w14:paraId="3B385183" w14:textId="77777777" w:rsidR="00DA3673" w:rsidRDefault="00DA3673" w:rsidP="00DA3673">
      <w:pPr>
        <w:pStyle w:val="Code"/>
      </w:pPr>
      <w:r>
        <w:t>let interval = setInterval(()=&gt;{</w:t>
      </w:r>
    </w:p>
    <w:p w14:paraId="7A9BF011" w14:textId="77777777" w:rsidR="00DA3673" w:rsidRDefault="00DA3673" w:rsidP="00DA3673">
      <w:pPr>
        <w:pStyle w:val="Code"/>
      </w:pPr>
      <w:r>
        <w:t xml:space="preserve">  timeLeft --</w:t>
      </w:r>
    </w:p>
    <w:p w14:paraId="4B55C871" w14:textId="77777777" w:rsidR="00DA3673" w:rsidRDefault="00DA3673" w:rsidP="00DA3673">
      <w:pPr>
        <w:pStyle w:val="Code"/>
      </w:pPr>
      <w:r>
        <w:t xml:space="preserve">  console.log(`Left: ${timeLeft}s`)</w:t>
      </w:r>
    </w:p>
    <w:p w14:paraId="34F77217" w14:textId="77777777" w:rsidR="00DA3673" w:rsidRDefault="00DA3673" w:rsidP="00DA3673">
      <w:pPr>
        <w:pStyle w:val="Code"/>
      </w:pPr>
      <w:r>
        <w:t xml:space="preserve">  if (timeLeft == 0) {</w:t>
      </w:r>
    </w:p>
    <w:p w14:paraId="13E0AA6F" w14:textId="77777777" w:rsidR="00DA3673" w:rsidRDefault="00DA3673" w:rsidP="00DA3673">
      <w:pPr>
        <w:pStyle w:val="Code"/>
      </w:pPr>
      <w:r>
        <w:t xml:space="preserve">    clearInterval(interval)</w:t>
      </w:r>
    </w:p>
    <w:p w14:paraId="2CF72224" w14:textId="77777777" w:rsidR="00DA3673" w:rsidRDefault="00DA3673" w:rsidP="00DA3673">
      <w:pPr>
        <w:pStyle w:val="Code"/>
      </w:pPr>
      <w:r>
        <w:t xml:space="preserve">    process.exit(0)</w:t>
      </w:r>
    </w:p>
    <w:p w14:paraId="1FE5934D" w14:textId="77777777" w:rsidR="00DA3673" w:rsidRDefault="00DA3673" w:rsidP="00DA3673">
      <w:pPr>
        <w:pStyle w:val="Code"/>
      </w:pPr>
      <w:r>
        <w:t xml:space="preserve">  }</w:t>
      </w:r>
    </w:p>
    <w:p w14:paraId="73349703" w14:textId="456B7BD6" w:rsidR="00DA3673" w:rsidRDefault="00DA3673" w:rsidP="00DA3673">
      <w:pPr>
        <w:pStyle w:val="Code"/>
      </w:pPr>
      <w:r w:rsidRPr="00DA3673">
        <w:t>}, 1000)</w:t>
      </w:r>
    </w:p>
    <w:p w14:paraId="2DA5275D" w14:textId="3832CE54" w:rsidR="00A12E0D" w:rsidRDefault="00A12E0D" w:rsidP="00495EB9">
      <w:r>
        <w:lastRenderedPageBreak/>
        <w:t>S</w:t>
      </w:r>
      <w:bookmarkStart w:id="12" w:name="_GoBack"/>
      <w:bookmarkEnd w:id="12"/>
      <w:r w:rsidR="00145EE7" w:rsidRPr="00145EE7">
        <w:t xml:space="preserve">ave the file and </w:t>
      </w:r>
      <w:r>
        <w:t xml:space="preserve">select the </w:t>
      </w:r>
      <w:r w:rsidR="00145EE7" w:rsidRPr="00145EE7">
        <w:t xml:space="preserve">console icon from the right side menu (Open Console). </w:t>
      </w:r>
    </w:p>
    <w:p w14:paraId="594E58A0" w14:textId="77777777" w:rsidR="00A12E0D" w:rsidRDefault="00A12E0D" w:rsidP="00495EB9">
      <w:r>
        <w:t>Type</w:t>
      </w:r>
      <w:r w:rsidRPr="008353A5">
        <w:rPr>
          <w:b/>
          <w:i/>
        </w:rPr>
        <w:t xml:space="preserve"> ls</w:t>
      </w:r>
      <w:r>
        <w:t xml:space="preserve"> to see the list of scripts</w:t>
      </w:r>
    </w:p>
    <w:p w14:paraId="67C4AFF0" w14:textId="77777777" w:rsidR="00A12E0D" w:rsidRDefault="00A12E0D" w:rsidP="00495EB9">
      <w:r>
        <w:t xml:space="preserve">Type </w:t>
      </w:r>
      <w:r w:rsidRPr="008353A5">
        <w:rPr>
          <w:b/>
          <w:i/>
        </w:rPr>
        <w:t>node timer 1s</w:t>
      </w:r>
      <w:r>
        <w:t xml:space="preserve"> or </w:t>
      </w:r>
      <w:r w:rsidRPr="008353A5">
        <w:rPr>
          <w:b/>
          <w:i/>
        </w:rPr>
        <w:t>node timer 15s</w:t>
      </w:r>
      <w:r>
        <w:t xml:space="preserve"> to run your script</w:t>
      </w:r>
    </w:p>
    <w:p w14:paraId="026F8E46" w14:textId="66AAC2A5" w:rsidR="00145EE7" w:rsidRDefault="00145EE7" w:rsidP="00495EB9">
      <w:r>
        <w:rPr>
          <w:noProof/>
          <w:lang w:eastAsia="zh-CN"/>
        </w:rPr>
        <w:drawing>
          <wp:inline distT="0" distB="0" distL="0" distR="0" wp14:anchorId="3B5741B8" wp14:editId="2685661A">
            <wp:extent cx="5932805" cy="4199890"/>
            <wp:effectExtent l="0" t="0" r="10795" b="0"/>
            <wp:docPr id="13" name="Picture 13" descr="../../v2-p2/labs/images/azure-ti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2-p2/labs/images/azure-timer-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174AFE3A" w14:textId="3672353D" w:rsidR="00145EE7" w:rsidRDefault="00A12E0D" w:rsidP="00495EB9">
      <w:r>
        <w:t>R</w:t>
      </w:r>
      <w:r w:rsidR="00145EE7" w:rsidRPr="00145EE7">
        <w:t>unning Node in Azure App Service is straigh</w:t>
      </w:r>
      <w:r w:rsidR="00145EE7">
        <w:t xml:space="preserve">t </w:t>
      </w:r>
      <w:r w:rsidR="00145EE7" w:rsidRPr="00145EE7">
        <w:t>forward and will give benefits such as:</w:t>
      </w:r>
    </w:p>
    <w:p w14:paraId="6898450D" w14:textId="4C17A064" w:rsidR="00495EB9" w:rsidRDefault="00145EE7" w:rsidP="00F54F6B">
      <w:pPr>
        <w:pStyle w:val="ListParagraph"/>
        <w:numPr>
          <w:ilvl w:val="0"/>
          <w:numId w:val="14"/>
        </w:numPr>
        <w:spacing w:before="220"/>
      </w:pPr>
      <w:r w:rsidRPr="00145EE7">
        <w:t>Location and device independence: You can use a browser in any OS. You don't even need to have Node installed on your dev machine.</w:t>
      </w:r>
    </w:p>
    <w:p w14:paraId="4170EAEE" w14:textId="78813808" w:rsidR="00145EE7" w:rsidRDefault="00145EE7" w:rsidP="00F54F6B">
      <w:pPr>
        <w:pStyle w:val="ListParagraph"/>
        <w:numPr>
          <w:ilvl w:val="0"/>
          <w:numId w:val="14"/>
        </w:numPr>
        <w:spacing w:before="220"/>
      </w:pPr>
      <w:r w:rsidRPr="00145EE7">
        <w:t>Cost: when running CPU-intensive operations it's more cost effective to use cloud because you can turn it off when you don't need it and turn it on when you need it</w:t>
      </w:r>
      <w:r w:rsidR="00A12E0D">
        <w:t>. You can also scale it as needed when needed.</w:t>
      </w:r>
    </w:p>
    <w:p w14:paraId="6B834BD5" w14:textId="2DFC64F7" w:rsidR="0069381C" w:rsidRDefault="00145EE7" w:rsidP="0069381C">
      <w:pPr>
        <w:pStyle w:val="ListParagraph"/>
        <w:numPr>
          <w:ilvl w:val="0"/>
          <w:numId w:val="14"/>
        </w:numPr>
        <w:spacing w:before="220"/>
      </w:pPr>
      <w:r w:rsidRPr="00145EE7">
        <w:t xml:space="preserve">Fast time to deploy: </w:t>
      </w:r>
      <w:r w:rsidR="00A12E0D">
        <w:t>It</w:t>
      </w:r>
      <w:r w:rsidRPr="00145EE7">
        <w:t xml:space="preserve"> took us just a few moments </w:t>
      </w:r>
      <w:r w:rsidR="00A12E0D">
        <w:t xml:space="preserve">to deploy our code to Azure and make our service accessible via a </w:t>
      </w:r>
      <w:r w:rsidRPr="00145EE7">
        <w:t xml:space="preserve">public URL and deployed code. </w:t>
      </w:r>
    </w:p>
    <w:p w14:paraId="03F52EB9" w14:textId="77777777" w:rsidR="0068181D" w:rsidRDefault="0068181D" w:rsidP="0068181D">
      <w:pPr>
        <w:pStyle w:val="Heading2"/>
      </w:pPr>
      <w:r>
        <w:t>Summary</w:t>
      </w:r>
    </w:p>
    <w:p w14:paraId="700E1F62" w14:textId="77777777" w:rsidR="0068181D" w:rsidRDefault="0068181D" w:rsidP="0068181D">
      <w:r>
        <w:t>In this hands-on lab, you learned how to:</w:t>
      </w:r>
    </w:p>
    <w:p w14:paraId="3E2D8ECD" w14:textId="1479E4D6" w:rsidR="00145EE7" w:rsidRDefault="00A12E0D" w:rsidP="00495EB9">
      <w:pPr>
        <w:pStyle w:val="ListParagraph"/>
        <w:numPr>
          <w:ilvl w:val="0"/>
          <w:numId w:val="1"/>
        </w:numPr>
      </w:pPr>
      <w:r>
        <w:t>U</w:t>
      </w:r>
      <w:r w:rsidR="00145EE7" w:rsidRPr="00145EE7">
        <w:t>se Azure App Services in Azure Portal: create, deploy, configure access advanced development tools.</w:t>
      </w:r>
    </w:p>
    <w:p w14:paraId="0748E243" w14:textId="77777777" w:rsidR="00145EE7" w:rsidRDefault="00145EE7" w:rsidP="00145EE7">
      <w:pPr>
        <w:pStyle w:val="ListParagraph"/>
        <w:numPr>
          <w:ilvl w:val="0"/>
          <w:numId w:val="1"/>
        </w:numPr>
      </w:pPr>
      <w:r>
        <w:t>Deploy code via OneDrive</w:t>
      </w:r>
    </w:p>
    <w:p w14:paraId="56DA3ABE" w14:textId="121CCA8E" w:rsidR="00145EE7" w:rsidRDefault="00145EE7" w:rsidP="00145EE7">
      <w:pPr>
        <w:pStyle w:val="ListParagraph"/>
        <w:numPr>
          <w:ilvl w:val="0"/>
          <w:numId w:val="1"/>
        </w:numPr>
      </w:pPr>
      <w:r>
        <w:lastRenderedPageBreak/>
        <w:t>Modify and launch code from App Service Editor</w:t>
      </w:r>
    </w:p>
    <w:p w14:paraId="7B4E781B" w14:textId="7593757C" w:rsidR="00A35504" w:rsidRDefault="00A35504" w:rsidP="00145EE7">
      <w:pPr>
        <w:pStyle w:val="ListParagraph"/>
      </w:pPr>
    </w:p>
    <w:sectPr w:rsidR="00A3550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Susan Ibach" w:date="2016-12-19T10:31:00Z" w:initials="SI">
    <w:p w14:paraId="42FC7833" w14:textId="736CFB8A" w:rsidR="00F849DD" w:rsidRDefault="00F849DD">
      <w:pPr>
        <w:pStyle w:val="CommentText"/>
      </w:pPr>
      <w:r>
        <w:rPr>
          <w:rStyle w:val="CommentReference"/>
        </w:rPr>
        <w:annotationRef/>
      </w:r>
      <w:r>
        <w:t xml:space="preserve">Does </w:t>
      </w:r>
      <w:proofErr w:type="spellStart"/>
      <w:r>
        <w:t>Azat</w:t>
      </w:r>
      <w:proofErr w:type="spellEnd"/>
      <w:r>
        <w:t xml:space="preserve"> perhaps want to change the screenshot below so it does not show his outlook account, use blur or a black rectangle to cover up his username?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C783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55125"/>
    <w:multiLevelType w:val="hybridMultilevel"/>
    <w:tmpl w:val="824E9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A3AB3"/>
    <w:multiLevelType w:val="hybridMultilevel"/>
    <w:tmpl w:val="486E1B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73535E"/>
    <w:multiLevelType w:val="hybridMultilevel"/>
    <w:tmpl w:val="FD24EB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25A79"/>
    <w:multiLevelType w:val="hybridMultilevel"/>
    <w:tmpl w:val="260E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17033"/>
    <w:multiLevelType w:val="hybridMultilevel"/>
    <w:tmpl w:val="3D820E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90411C6"/>
    <w:multiLevelType w:val="hybridMultilevel"/>
    <w:tmpl w:val="372E2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0E581F"/>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EA6883"/>
    <w:multiLevelType w:val="hybridMultilevel"/>
    <w:tmpl w:val="6D5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E2761F"/>
    <w:multiLevelType w:val="hybridMultilevel"/>
    <w:tmpl w:val="F154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10783F"/>
    <w:multiLevelType w:val="hybridMultilevel"/>
    <w:tmpl w:val="BA38A7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944860"/>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10"/>
  </w:num>
  <w:num w:numId="4">
    <w:abstractNumId w:val="6"/>
  </w:num>
  <w:num w:numId="5">
    <w:abstractNumId w:val="11"/>
  </w:num>
  <w:num w:numId="6">
    <w:abstractNumId w:val="14"/>
  </w:num>
  <w:num w:numId="7">
    <w:abstractNumId w:val="15"/>
  </w:num>
  <w:num w:numId="8">
    <w:abstractNumId w:val="0"/>
  </w:num>
  <w:num w:numId="9">
    <w:abstractNumId w:val="13"/>
  </w:num>
  <w:num w:numId="10">
    <w:abstractNumId w:val="2"/>
  </w:num>
  <w:num w:numId="11">
    <w:abstractNumId w:val="12"/>
  </w:num>
  <w:num w:numId="12">
    <w:abstractNumId w:val="9"/>
  </w:num>
  <w:num w:numId="13">
    <w:abstractNumId w:val="5"/>
  </w:num>
  <w:num w:numId="14">
    <w:abstractNumId w:val="18"/>
  </w:num>
  <w:num w:numId="15">
    <w:abstractNumId w:val="4"/>
  </w:num>
  <w:num w:numId="16">
    <w:abstractNumId w:val="1"/>
  </w:num>
  <w:num w:numId="17">
    <w:abstractNumId w:val="16"/>
  </w:num>
  <w:num w:numId="18">
    <w:abstractNumId w:val="7"/>
  </w:num>
  <w:num w:numId="19">
    <w:abstractNumId w:val="3"/>
  </w:num>
  <w:num w:numId="2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verin Leonard">
    <w15:presenceInfo w15:providerId="Windows Live" w15:userId="973facffe6dc8d1c"/>
  </w15:person>
  <w15:person w15:author="Susan Ibach">
    <w15:presenceInfo w15:providerId="AD" w15:userId="S-1-5-21-124525095-708259637-1543119021-1127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E4E"/>
    <w:rsid w:val="00012A45"/>
    <w:rsid w:val="00032704"/>
    <w:rsid w:val="00047A4C"/>
    <w:rsid w:val="000558C8"/>
    <w:rsid w:val="000B0533"/>
    <w:rsid w:val="000C77DA"/>
    <w:rsid w:val="000D5812"/>
    <w:rsid w:val="000E147E"/>
    <w:rsid w:val="000E2DC8"/>
    <w:rsid w:val="00133A30"/>
    <w:rsid w:val="001363E1"/>
    <w:rsid w:val="00145EE7"/>
    <w:rsid w:val="00164914"/>
    <w:rsid w:val="00170CF2"/>
    <w:rsid w:val="00176CB2"/>
    <w:rsid w:val="00192762"/>
    <w:rsid w:val="0019373F"/>
    <w:rsid w:val="001B312E"/>
    <w:rsid w:val="001D13B3"/>
    <w:rsid w:val="001D55DA"/>
    <w:rsid w:val="001E5197"/>
    <w:rsid w:val="001E6C39"/>
    <w:rsid w:val="00222A14"/>
    <w:rsid w:val="00236C10"/>
    <w:rsid w:val="002462DA"/>
    <w:rsid w:val="0025491B"/>
    <w:rsid w:val="00255D6D"/>
    <w:rsid w:val="00275A04"/>
    <w:rsid w:val="002A09AC"/>
    <w:rsid w:val="002D7D02"/>
    <w:rsid w:val="0030252C"/>
    <w:rsid w:val="00310F4F"/>
    <w:rsid w:val="00312C11"/>
    <w:rsid w:val="00354297"/>
    <w:rsid w:val="0036789B"/>
    <w:rsid w:val="00371E52"/>
    <w:rsid w:val="003A3D9B"/>
    <w:rsid w:val="004149AE"/>
    <w:rsid w:val="00462DAC"/>
    <w:rsid w:val="00485038"/>
    <w:rsid w:val="004935F2"/>
    <w:rsid w:val="00495EB9"/>
    <w:rsid w:val="004A4649"/>
    <w:rsid w:val="004B5002"/>
    <w:rsid w:val="004C03AB"/>
    <w:rsid w:val="004C0B96"/>
    <w:rsid w:val="004C66BE"/>
    <w:rsid w:val="005571E2"/>
    <w:rsid w:val="0057134B"/>
    <w:rsid w:val="00583876"/>
    <w:rsid w:val="005E5A19"/>
    <w:rsid w:val="0061047D"/>
    <w:rsid w:val="0063519B"/>
    <w:rsid w:val="00636315"/>
    <w:rsid w:val="00654271"/>
    <w:rsid w:val="00676654"/>
    <w:rsid w:val="0068181D"/>
    <w:rsid w:val="006919E6"/>
    <w:rsid w:val="0069381C"/>
    <w:rsid w:val="006B6AD6"/>
    <w:rsid w:val="006D22A6"/>
    <w:rsid w:val="006D3942"/>
    <w:rsid w:val="006E53B2"/>
    <w:rsid w:val="006E5F65"/>
    <w:rsid w:val="00703839"/>
    <w:rsid w:val="0073104B"/>
    <w:rsid w:val="00755E19"/>
    <w:rsid w:val="007A2C9B"/>
    <w:rsid w:val="007B41D9"/>
    <w:rsid w:val="008041C2"/>
    <w:rsid w:val="008353A5"/>
    <w:rsid w:val="0086379B"/>
    <w:rsid w:val="00883C27"/>
    <w:rsid w:val="0089275B"/>
    <w:rsid w:val="008C6E4C"/>
    <w:rsid w:val="008E428E"/>
    <w:rsid w:val="008F1010"/>
    <w:rsid w:val="00911C51"/>
    <w:rsid w:val="00934504"/>
    <w:rsid w:val="00946F84"/>
    <w:rsid w:val="00982F6C"/>
    <w:rsid w:val="009A1BB7"/>
    <w:rsid w:val="009A1C5D"/>
    <w:rsid w:val="009B287A"/>
    <w:rsid w:val="009F6A30"/>
    <w:rsid w:val="009F75BE"/>
    <w:rsid w:val="00A03358"/>
    <w:rsid w:val="00A12E0D"/>
    <w:rsid w:val="00A2551B"/>
    <w:rsid w:val="00A30889"/>
    <w:rsid w:val="00A3356E"/>
    <w:rsid w:val="00A33651"/>
    <w:rsid w:val="00A35504"/>
    <w:rsid w:val="00A86301"/>
    <w:rsid w:val="00AD5BBC"/>
    <w:rsid w:val="00AE0C1F"/>
    <w:rsid w:val="00B13EF6"/>
    <w:rsid w:val="00B14CFE"/>
    <w:rsid w:val="00B5667A"/>
    <w:rsid w:val="00B77580"/>
    <w:rsid w:val="00B849E6"/>
    <w:rsid w:val="00BA2CD9"/>
    <w:rsid w:val="00BD15DC"/>
    <w:rsid w:val="00C14D29"/>
    <w:rsid w:val="00CA254F"/>
    <w:rsid w:val="00CA4859"/>
    <w:rsid w:val="00CE1502"/>
    <w:rsid w:val="00CE2556"/>
    <w:rsid w:val="00D059AB"/>
    <w:rsid w:val="00D2046B"/>
    <w:rsid w:val="00D375CC"/>
    <w:rsid w:val="00DA24C3"/>
    <w:rsid w:val="00DA3673"/>
    <w:rsid w:val="00DB4F9F"/>
    <w:rsid w:val="00DC3AE3"/>
    <w:rsid w:val="00E03B94"/>
    <w:rsid w:val="00E4551A"/>
    <w:rsid w:val="00E53A70"/>
    <w:rsid w:val="00E6680F"/>
    <w:rsid w:val="00E72B1F"/>
    <w:rsid w:val="00EB56D0"/>
    <w:rsid w:val="00EC4301"/>
    <w:rsid w:val="00ED5E29"/>
    <w:rsid w:val="00EE24B6"/>
    <w:rsid w:val="00F0166E"/>
    <w:rsid w:val="00F54F6B"/>
    <w:rsid w:val="00F72174"/>
    <w:rsid w:val="00F849DD"/>
    <w:rsid w:val="00F87A36"/>
    <w:rsid w:val="00FE1768"/>
    <w:rsid w:val="00FF465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12F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BalloonText">
    <w:name w:val="Balloon Text"/>
    <w:basedOn w:val="Normal"/>
    <w:link w:val="BalloonTextChar"/>
    <w:uiPriority w:val="99"/>
    <w:semiHidden/>
    <w:unhideWhenUsed/>
    <w:rsid w:val="00A3088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0889"/>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A30889"/>
    <w:rPr>
      <w:color w:val="954F72" w:themeColor="followedHyperlink"/>
      <w:u w:val="single"/>
    </w:rPr>
  </w:style>
  <w:style w:type="character" w:styleId="CommentReference">
    <w:name w:val="annotation reference"/>
    <w:basedOn w:val="DefaultParagraphFont"/>
    <w:uiPriority w:val="99"/>
    <w:semiHidden/>
    <w:unhideWhenUsed/>
    <w:rsid w:val="00636315"/>
    <w:rPr>
      <w:sz w:val="18"/>
      <w:szCs w:val="18"/>
    </w:rPr>
  </w:style>
  <w:style w:type="paragraph" w:styleId="CommentText">
    <w:name w:val="annotation text"/>
    <w:basedOn w:val="Normal"/>
    <w:link w:val="CommentTextChar"/>
    <w:uiPriority w:val="99"/>
    <w:semiHidden/>
    <w:unhideWhenUsed/>
    <w:rsid w:val="00636315"/>
    <w:pPr>
      <w:spacing w:line="240" w:lineRule="auto"/>
    </w:pPr>
    <w:rPr>
      <w:sz w:val="24"/>
      <w:szCs w:val="24"/>
    </w:rPr>
  </w:style>
  <w:style w:type="character" w:customStyle="1" w:styleId="CommentTextChar">
    <w:name w:val="Comment Text Char"/>
    <w:basedOn w:val="DefaultParagraphFont"/>
    <w:link w:val="CommentText"/>
    <w:uiPriority w:val="99"/>
    <w:semiHidden/>
    <w:rsid w:val="00636315"/>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36315"/>
    <w:rPr>
      <w:b/>
      <w:bCs/>
      <w:sz w:val="20"/>
      <w:szCs w:val="20"/>
    </w:rPr>
  </w:style>
  <w:style w:type="character" w:customStyle="1" w:styleId="CommentSubjectChar">
    <w:name w:val="Comment Subject Char"/>
    <w:basedOn w:val="CommentTextChar"/>
    <w:link w:val="CommentSubject"/>
    <w:uiPriority w:val="99"/>
    <w:semiHidden/>
    <w:rsid w:val="00636315"/>
    <w:rPr>
      <w:rFonts w:ascii="Segoe UI" w:hAnsi="Segoe UI"/>
      <w:b/>
      <w:bCs/>
      <w:color w:val="000000" w:themeColor="text1"/>
      <w:sz w:val="20"/>
      <w:szCs w:val="20"/>
    </w:rPr>
  </w:style>
  <w:style w:type="paragraph" w:styleId="DocumentMap">
    <w:name w:val="Document Map"/>
    <w:basedOn w:val="Normal"/>
    <w:link w:val="DocumentMapChar"/>
    <w:uiPriority w:val="99"/>
    <w:semiHidden/>
    <w:unhideWhenUsed/>
    <w:rsid w:val="00B5667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5667A"/>
    <w:rPr>
      <w:rFonts w:ascii="Times New Roman" w:hAnsi="Times New Roman" w:cs="Times New Roman"/>
      <w:color w:val="000000" w:themeColor="text1"/>
      <w:sz w:val="24"/>
      <w:szCs w:val="24"/>
    </w:rPr>
  </w:style>
  <w:style w:type="paragraph" w:styleId="Revision">
    <w:name w:val="Revision"/>
    <w:hidden/>
    <w:uiPriority w:val="99"/>
    <w:semiHidden/>
    <w:rsid w:val="00B5667A"/>
    <w:pPr>
      <w:spacing w:after="0" w:line="240" w:lineRule="auto"/>
    </w:pPr>
    <w:rPr>
      <w:rFonts w:ascii="Segoe UI"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3423">
      <w:bodyDiv w:val="1"/>
      <w:marLeft w:val="0"/>
      <w:marRight w:val="0"/>
      <w:marTop w:val="0"/>
      <w:marBottom w:val="0"/>
      <w:divBdr>
        <w:top w:val="none" w:sz="0" w:space="0" w:color="auto"/>
        <w:left w:val="none" w:sz="0" w:space="0" w:color="auto"/>
        <w:bottom w:val="none" w:sz="0" w:space="0" w:color="auto"/>
        <w:right w:val="none" w:sz="0" w:space="0" w:color="auto"/>
      </w:divBdr>
    </w:div>
    <w:div w:id="51395434">
      <w:bodyDiv w:val="1"/>
      <w:marLeft w:val="0"/>
      <w:marRight w:val="0"/>
      <w:marTop w:val="0"/>
      <w:marBottom w:val="0"/>
      <w:divBdr>
        <w:top w:val="none" w:sz="0" w:space="0" w:color="auto"/>
        <w:left w:val="none" w:sz="0" w:space="0" w:color="auto"/>
        <w:bottom w:val="none" w:sz="0" w:space="0" w:color="auto"/>
        <w:right w:val="none" w:sz="0" w:space="0" w:color="auto"/>
      </w:divBdr>
    </w:div>
    <w:div w:id="169760684">
      <w:bodyDiv w:val="1"/>
      <w:marLeft w:val="0"/>
      <w:marRight w:val="0"/>
      <w:marTop w:val="0"/>
      <w:marBottom w:val="0"/>
      <w:divBdr>
        <w:top w:val="none" w:sz="0" w:space="0" w:color="auto"/>
        <w:left w:val="none" w:sz="0" w:space="0" w:color="auto"/>
        <w:bottom w:val="none" w:sz="0" w:space="0" w:color="auto"/>
        <w:right w:val="none" w:sz="0" w:space="0" w:color="auto"/>
      </w:divBdr>
    </w:div>
    <w:div w:id="220488231">
      <w:bodyDiv w:val="1"/>
      <w:marLeft w:val="0"/>
      <w:marRight w:val="0"/>
      <w:marTop w:val="0"/>
      <w:marBottom w:val="0"/>
      <w:divBdr>
        <w:top w:val="none" w:sz="0" w:space="0" w:color="auto"/>
        <w:left w:val="none" w:sz="0" w:space="0" w:color="auto"/>
        <w:bottom w:val="none" w:sz="0" w:space="0" w:color="auto"/>
        <w:right w:val="none" w:sz="0" w:space="0" w:color="auto"/>
      </w:divBdr>
    </w:div>
    <w:div w:id="324551195">
      <w:bodyDiv w:val="1"/>
      <w:marLeft w:val="0"/>
      <w:marRight w:val="0"/>
      <w:marTop w:val="0"/>
      <w:marBottom w:val="0"/>
      <w:divBdr>
        <w:top w:val="none" w:sz="0" w:space="0" w:color="auto"/>
        <w:left w:val="none" w:sz="0" w:space="0" w:color="auto"/>
        <w:bottom w:val="none" w:sz="0" w:space="0" w:color="auto"/>
        <w:right w:val="none" w:sz="0" w:space="0" w:color="auto"/>
      </w:divBdr>
    </w:div>
    <w:div w:id="408310538">
      <w:bodyDiv w:val="1"/>
      <w:marLeft w:val="0"/>
      <w:marRight w:val="0"/>
      <w:marTop w:val="0"/>
      <w:marBottom w:val="0"/>
      <w:divBdr>
        <w:top w:val="none" w:sz="0" w:space="0" w:color="auto"/>
        <w:left w:val="none" w:sz="0" w:space="0" w:color="auto"/>
        <w:bottom w:val="none" w:sz="0" w:space="0" w:color="auto"/>
        <w:right w:val="none" w:sz="0" w:space="0" w:color="auto"/>
      </w:divBdr>
    </w:div>
    <w:div w:id="439882193">
      <w:bodyDiv w:val="1"/>
      <w:marLeft w:val="0"/>
      <w:marRight w:val="0"/>
      <w:marTop w:val="0"/>
      <w:marBottom w:val="0"/>
      <w:divBdr>
        <w:top w:val="none" w:sz="0" w:space="0" w:color="auto"/>
        <w:left w:val="none" w:sz="0" w:space="0" w:color="auto"/>
        <w:bottom w:val="none" w:sz="0" w:space="0" w:color="auto"/>
        <w:right w:val="none" w:sz="0" w:space="0" w:color="auto"/>
      </w:divBdr>
    </w:div>
    <w:div w:id="478112072">
      <w:bodyDiv w:val="1"/>
      <w:marLeft w:val="0"/>
      <w:marRight w:val="0"/>
      <w:marTop w:val="0"/>
      <w:marBottom w:val="0"/>
      <w:divBdr>
        <w:top w:val="none" w:sz="0" w:space="0" w:color="auto"/>
        <w:left w:val="none" w:sz="0" w:space="0" w:color="auto"/>
        <w:bottom w:val="none" w:sz="0" w:space="0" w:color="auto"/>
        <w:right w:val="none" w:sz="0" w:space="0" w:color="auto"/>
      </w:divBdr>
    </w:div>
    <w:div w:id="598487644">
      <w:bodyDiv w:val="1"/>
      <w:marLeft w:val="0"/>
      <w:marRight w:val="0"/>
      <w:marTop w:val="0"/>
      <w:marBottom w:val="0"/>
      <w:divBdr>
        <w:top w:val="none" w:sz="0" w:space="0" w:color="auto"/>
        <w:left w:val="none" w:sz="0" w:space="0" w:color="auto"/>
        <w:bottom w:val="none" w:sz="0" w:space="0" w:color="auto"/>
        <w:right w:val="none" w:sz="0" w:space="0" w:color="auto"/>
      </w:divBdr>
    </w:div>
    <w:div w:id="665086162">
      <w:bodyDiv w:val="1"/>
      <w:marLeft w:val="0"/>
      <w:marRight w:val="0"/>
      <w:marTop w:val="0"/>
      <w:marBottom w:val="0"/>
      <w:divBdr>
        <w:top w:val="none" w:sz="0" w:space="0" w:color="auto"/>
        <w:left w:val="none" w:sz="0" w:space="0" w:color="auto"/>
        <w:bottom w:val="none" w:sz="0" w:space="0" w:color="auto"/>
        <w:right w:val="none" w:sz="0" w:space="0" w:color="auto"/>
      </w:divBdr>
    </w:div>
    <w:div w:id="811412559">
      <w:bodyDiv w:val="1"/>
      <w:marLeft w:val="0"/>
      <w:marRight w:val="0"/>
      <w:marTop w:val="0"/>
      <w:marBottom w:val="0"/>
      <w:divBdr>
        <w:top w:val="none" w:sz="0" w:space="0" w:color="auto"/>
        <w:left w:val="none" w:sz="0" w:space="0" w:color="auto"/>
        <w:bottom w:val="none" w:sz="0" w:space="0" w:color="auto"/>
        <w:right w:val="none" w:sz="0" w:space="0" w:color="auto"/>
      </w:divBdr>
    </w:div>
    <w:div w:id="811480386">
      <w:bodyDiv w:val="1"/>
      <w:marLeft w:val="0"/>
      <w:marRight w:val="0"/>
      <w:marTop w:val="0"/>
      <w:marBottom w:val="0"/>
      <w:divBdr>
        <w:top w:val="none" w:sz="0" w:space="0" w:color="auto"/>
        <w:left w:val="none" w:sz="0" w:space="0" w:color="auto"/>
        <w:bottom w:val="none" w:sz="0" w:space="0" w:color="auto"/>
        <w:right w:val="none" w:sz="0" w:space="0" w:color="auto"/>
      </w:divBdr>
    </w:div>
    <w:div w:id="838227072">
      <w:bodyDiv w:val="1"/>
      <w:marLeft w:val="0"/>
      <w:marRight w:val="0"/>
      <w:marTop w:val="0"/>
      <w:marBottom w:val="0"/>
      <w:divBdr>
        <w:top w:val="none" w:sz="0" w:space="0" w:color="auto"/>
        <w:left w:val="none" w:sz="0" w:space="0" w:color="auto"/>
        <w:bottom w:val="none" w:sz="0" w:space="0" w:color="auto"/>
        <w:right w:val="none" w:sz="0" w:space="0" w:color="auto"/>
      </w:divBdr>
    </w:div>
    <w:div w:id="882405716">
      <w:bodyDiv w:val="1"/>
      <w:marLeft w:val="0"/>
      <w:marRight w:val="0"/>
      <w:marTop w:val="0"/>
      <w:marBottom w:val="0"/>
      <w:divBdr>
        <w:top w:val="none" w:sz="0" w:space="0" w:color="auto"/>
        <w:left w:val="none" w:sz="0" w:space="0" w:color="auto"/>
        <w:bottom w:val="none" w:sz="0" w:space="0" w:color="auto"/>
        <w:right w:val="none" w:sz="0" w:space="0" w:color="auto"/>
      </w:divBdr>
    </w:div>
    <w:div w:id="995034852">
      <w:bodyDiv w:val="1"/>
      <w:marLeft w:val="0"/>
      <w:marRight w:val="0"/>
      <w:marTop w:val="0"/>
      <w:marBottom w:val="0"/>
      <w:divBdr>
        <w:top w:val="none" w:sz="0" w:space="0" w:color="auto"/>
        <w:left w:val="none" w:sz="0" w:space="0" w:color="auto"/>
        <w:bottom w:val="none" w:sz="0" w:space="0" w:color="auto"/>
        <w:right w:val="none" w:sz="0" w:space="0" w:color="auto"/>
      </w:divBdr>
    </w:div>
    <w:div w:id="1056704894">
      <w:bodyDiv w:val="1"/>
      <w:marLeft w:val="0"/>
      <w:marRight w:val="0"/>
      <w:marTop w:val="0"/>
      <w:marBottom w:val="0"/>
      <w:divBdr>
        <w:top w:val="none" w:sz="0" w:space="0" w:color="auto"/>
        <w:left w:val="none" w:sz="0" w:space="0" w:color="auto"/>
        <w:bottom w:val="none" w:sz="0" w:space="0" w:color="auto"/>
        <w:right w:val="none" w:sz="0" w:space="0" w:color="auto"/>
      </w:divBdr>
    </w:div>
    <w:div w:id="1087728645">
      <w:bodyDiv w:val="1"/>
      <w:marLeft w:val="0"/>
      <w:marRight w:val="0"/>
      <w:marTop w:val="0"/>
      <w:marBottom w:val="0"/>
      <w:divBdr>
        <w:top w:val="none" w:sz="0" w:space="0" w:color="auto"/>
        <w:left w:val="none" w:sz="0" w:space="0" w:color="auto"/>
        <w:bottom w:val="none" w:sz="0" w:space="0" w:color="auto"/>
        <w:right w:val="none" w:sz="0" w:space="0" w:color="auto"/>
      </w:divBdr>
    </w:div>
    <w:div w:id="1148979000">
      <w:bodyDiv w:val="1"/>
      <w:marLeft w:val="0"/>
      <w:marRight w:val="0"/>
      <w:marTop w:val="0"/>
      <w:marBottom w:val="0"/>
      <w:divBdr>
        <w:top w:val="none" w:sz="0" w:space="0" w:color="auto"/>
        <w:left w:val="none" w:sz="0" w:space="0" w:color="auto"/>
        <w:bottom w:val="none" w:sz="0" w:space="0" w:color="auto"/>
        <w:right w:val="none" w:sz="0" w:space="0" w:color="auto"/>
      </w:divBdr>
    </w:div>
    <w:div w:id="1223907447">
      <w:bodyDiv w:val="1"/>
      <w:marLeft w:val="0"/>
      <w:marRight w:val="0"/>
      <w:marTop w:val="0"/>
      <w:marBottom w:val="0"/>
      <w:divBdr>
        <w:top w:val="none" w:sz="0" w:space="0" w:color="auto"/>
        <w:left w:val="none" w:sz="0" w:space="0" w:color="auto"/>
        <w:bottom w:val="none" w:sz="0" w:space="0" w:color="auto"/>
        <w:right w:val="none" w:sz="0" w:space="0" w:color="auto"/>
      </w:divBdr>
    </w:div>
    <w:div w:id="1258095176">
      <w:bodyDiv w:val="1"/>
      <w:marLeft w:val="0"/>
      <w:marRight w:val="0"/>
      <w:marTop w:val="0"/>
      <w:marBottom w:val="0"/>
      <w:divBdr>
        <w:top w:val="none" w:sz="0" w:space="0" w:color="auto"/>
        <w:left w:val="none" w:sz="0" w:space="0" w:color="auto"/>
        <w:bottom w:val="none" w:sz="0" w:space="0" w:color="auto"/>
        <w:right w:val="none" w:sz="0" w:space="0" w:color="auto"/>
      </w:divBdr>
    </w:div>
    <w:div w:id="1404257057">
      <w:bodyDiv w:val="1"/>
      <w:marLeft w:val="0"/>
      <w:marRight w:val="0"/>
      <w:marTop w:val="0"/>
      <w:marBottom w:val="0"/>
      <w:divBdr>
        <w:top w:val="none" w:sz="0" w:space="0" w:color="auto"/>
        <w:left w:val="none" w:sz="0" w:space="0" w:color="auto"/>
        <w:bottom w:val="none" w:sz="0" w:space="0" w:color="auto"/>
        <w:right w:val="none" w:sz="0" w:space="0" w:color="auto"/>
      </w:divBdr>
    </w:div>
    <w:div w:id="1431852450">
      <w:bodyDiv w:val="1"/>
      <w:marLeft w:val="0"/>
      <w:marRight w:val="0"/>
      <w:marTop w:val="0"/>
      <w:marBottom w:val="0"/>
      <w:divBdr>
        <w:top w:val="none" w:sz="0" w:space="0" w:color="auto"/>
        <w:left w:val="none" w:sz="0" w:space="0" w:color="auto"/>
        <w:bottom w:val="none" w:sz="0" w:space="0" w:color="auto"/>
        <w:right w:val="none" w:sz="0" w:space="0" w:color="auto"/>
      </w:divBdr>
    </w:div>
    <w:div w:id="1477529402">
      <w:bodyDiv w:val="1"/>
      <w:marLeft w:val="0"/>
      <w:marRight w:val="0"/>
      <w:marTop w:val="0"/>
      <w:marBottom w:val="0"/>
      <w:divBdr>
        <w:top w:val="none" w:sz="0" w:space="0" w:color="auto"/>
        <w:left w:val="none" w:sz="0" w:space="0" w:color="auto"/>
        <w:bottom w:val="none" w:sz="0" w:space="0" w:color="auto"/>
        <w:right w:val="none" w:sz="0" w:space="0" w:color="auto"/>
      </w:divBdr>
    </w:div>
    <w:div w:id="1550607000">
      <w:bodyDiv w:val="1"/>
      <w:marLeft w:val="0"/>
      <w:marRight w:val="0"/>
      <w:marTop w:val="0"/>
      <w:marBottom w:val="0"/>
      <w:divBdr>
        <w:top w:val="none" w:sz="0" w:space="0" w:color="auto"/>
        <w:left w:val="none" w:sz="0" w:space="0" w:color="auto"/>
        <w:bottom w:val="none" w:sz="0" w:space="0" w:color="auto"/>
        <w:right w:val="none" w:sz="0" w:space="0" w:color="auto"/>
      </w:divBdr>
    </w:div>
    <w:div w:id="1593782209">
      <w:bodyDiv w:val="1"/>
      <w:marLeft w:val="0"/>
      <w:marRight w:val="0"/>
      <w:marTop w:val="0"/>
      <w:marBottom w:val="0"/>
      <w:divBdr>
        <w:top w:val="none" w:sz="0" w:space="0" w:color="auto"/>
        <w:left w:val="none" w:sz="0" w:space="0" w:color="auto"/>
        <w:bottom w:val="none" w:sz="0" w:space="0" w:color="auto"/>
        <w:right w:val="none" w:sz="0" w:space="0" w:color="auto"/>
      </w:divBdr>
    </w:div>
    <w:div w:id="1725520413">
      <w:bodyDiv w:val="1"/>
      <w:marLeft w:val="0"/>
      <w:marRight w:val="0"/>
      <w:marTop w:val="0"/>
      <w:marBottom w:val="0"/>
      <w:divBdr>
        <w:top w:val="none" w:sz="0" w:space="0" w:color="auto"/>
        <w:left w:val="none" w:sz="0" w:space="0" w:color="auto"/>
        <w:bottom w:val="none" w:sz="0" w:space="0" w:color="auto"/>
        <w:right w:val="none" w:sz="0" w:space="0" w:color="auto"/>
      </w:divBdr>
    </w:div>
    <w:div w:id="1730611378">
      <w:bodyDiv w:val="1"/>
      <w:marLeft w:val="0"/>
      <w:marRight w:val="0"/>
      <w:marTop w:val="0"/>
      <w:marBottom w:val="0"/>
      <w:divBdr>
        <w:top w:val="none" w:sz="0" w:space="0" w:color="auto"/>
        <w:left w:val="none" w:sz="0" w:space="0" w:color="auto"/>
        <w:bottom w:val="none" w:sz="0" w:space="0" w:color="auto"/>
        <w:right w:val="none" w:sz="0" w:space="0" w:color="auto"/>
      </w:divBdr>
    </w:div>
    <w:div w:id="1741636560">
      <w:bodyDiv w:val="1"/>
      <w:marLeft w:val="0"/>
      <w:marRight w:val="0"/>
      <w:marTop w:val="0"/>
      <w:marBottom w:val="0"/>
      <w:divBdr>
        <w:top w:val="none" w:sz="0" w:space="0" w:color="auto"/>
        <w:left w:val="none" w:sz="0" w:space="0" w:color="auto"/>
        <w:bottom w:val="none" w:sz="0" w:space="0" w:color="auto"/>
        <w:right w:val="none" w:sz="0" w:space="0" w:color="auto"/>
      </w:divBdr>
    </w:div>
    <w:div w:id="1742217093">
      <w:bodyDiv w:val="1"/>
      <w:marLeft w:val="0"/>
      <w:marRight w:val="0"/>
      <w:marTop w:val="0"/>
      <w:marBottom w:val="0"/>
      <w:divBdr>
        <w:top w:val="none" w:sz="0" w:space="0" w:color="auto"/>
        <w:left w:val="none" w:sz="0" w:space="0" w:color="auto"/>
        <w:bottom w:val="none" w:sz="0" w:space="0" w:color="auto"/>
        <w:right w:val="none" w:sz="0" w:space="0" w:color="auto"/>
      </w:divBdr>
    </w:div>
    <w:div w:id="1746105902">
      <w:bodyDiv w:val="1"/>
      <w:marLeft w:val="0"/>
      <w:marRight w:val="0"/>
      <w:marTop w:val="0"/>
      <w:marBottom w:val="0"/>
      <w:divBdr>
        <w:top w:val="none" w:sz="0" w:space="0" w:color="auto"/>
        <w:left w:val="none" w:sz="0" w:space="0" w:color="auto"/>
        <w:bottom w:val="none" w:sz="0" w:space="0" w:color="auto"/>
        <w:right w:val="none" w:sz="0" w:space="0" w:color="auto"/>
      </w:divBdr>
    </w:div>
    <w:div w:id="1876963309">
      <w:bodyDiv w:val="1"/>
      <w:marLeft w:val="0"/>
      <w:marRight w:val="0"/>
      <w:marTop w:val="0"/>
      <w:marBottom w:val="0"/>
      <w:divBdr>
        <w:top w:val="none" w:sz="0" w:space="0" w:color="auto"/>
        <w:left w:val="none" w:sz="0" w:space="0" w:color="auto"/>
        <w:bottom w:val="none" w:sz="0" w:space="0" w:color="auto"/>
        <w:right w:val="none" w:sz="0" w:space="0" w:color="auto"/>
      </w:divBdr>
    </w:div>
    <w:div w:id="1998991358">
      <w:bodyDiv w:val="1"/>
      <w:marLeft w:val="0"/>
      <w:marRight w:val="0"/>
      <w:marTop w:val="0"/>
      <w:marBottom w:val="0"/>
      <w:divBdr>
        <w:top w:val="none" w:sz="0" w:space="0" w:color="auto"/>
        <w:left w:val="none" w:sz="0" w:space="0" w:color="auto"/>
        <w:bottom w:val="none" w:sz="0" w:space="0" w:color="auto"/>
        <w:right w:val="none" w:sz="0" w:space="0" w:color="auto"/>
      </w:divBdr>
    </w:div>
    <w:div w:id="207350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blob/master/Complimentary%20Course%20Content/Module1/Labs/" TargetMode="External"/><Relationship Id="rId20" Type="http://schemas.openxmlformats.org/officeDocument/2006/relationships/hyperlink" Target="https://github.com/MSFTImagine/computerscience/tree/master/Complimentary%20Course%20Content/Module2/Lessons"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hyperlink" Target="https://onedrive.liv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2/Lessons" TargetMode="External"/><Relationship Id="rId7" Type="http://schemas.openxmlformats.org/officeDocument/2006/relationships/hyperlink" Target="https://github.com/MSFTImagine/computerscience/tree/master/Complimentary%20Course%20Content/Module2/Lessons" TargetMode="External"/><Relationship Id="rId8" Type="http://schemas.openxmlformats.org/officeDocument/2006/relationships/hyperlink" Target="https://github.com/MSFTImagine/computerscience/tree/master/Complimentary%20Course%20Content/Module2/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A207C-08C5-A64C-8A03-274056CA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1818</Words>
  <Characters>10368</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Severin Leonard</cp:lastModifiedBy>
  <cp:revision>2</cp:revision>
  <dcterms:created xsi:type="dcterms:W3CDTF">2016-12-19T23:02:00Z</dcterms:created>
  <dcterms:modified xsi:type="dcterms:W3CDTF">2016-12-19T23:02:00Z</dcterms:modified>
</cp:coreProperties>
</file>